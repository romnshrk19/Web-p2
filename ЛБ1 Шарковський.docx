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505BD" w14:textId="129F0AF4" w:rsidR="003B4B06" w:rsidRPr="00EE39A7" w:rsidRDefault="00693CCB" w:rsidP="00693CCB">
      <w:pPr>
        <w:spacing w:line="360" w:lineRule="auto"/>
        <w:ind w:firstLine="567"/>
        <w:jc w:val="center"/>
        <w:rPr>
          <w:b/>
          <w:sz w:val="28"/>
          <w:szCs w:val="28"/>
          <w:lang w:val="en-US"/>
        </w:rPr>
      </w:pPr>
      <w:r w:rsidRPr="007641B8">
        <w:rPr>
          <w:b/>
          <w:sz w:val="28"/>
          <w:szCs w:val="28"/>
        </w:rPr>
        <w:t>Лабораторна робота №</w:t>
      </w:r>
      <w:ins w:id="0" w:author="Роман Шарковський" w:date="2023-04-20T18:46:00Z">
        <w:r w:rsidR="002F6008">
          <w:rPr>
            <w:b/>
            <w:sz w:val="28"/>
            <w:szCs w:val="28"/>
          </w:rPr>
          <w:t>1</w:t>
        </w:r>
      </w:ins>
      <w:del w:id="1" w:author="Роман Шарковський" w:date="2023-03-12T15:52:00Z">
        <w:r w:rsidR="00EE39A7" w:rsidDel="004E22D2">
          <w:rPr>
            <w:b/>
            <w:sz w:val="28"/>
            <w:szCs w:val="28"/>
            <w:lang w:val="en-US"/>
          </w:rPr>
          <w:delText>2</w:delText>
        </w:r>
      </w:del>
    </w:p>
    <w:p w14:paraId="47BF88C7" w14:textId="77777777" w:rsidR="002F6008" w:rsidRDefault="002F6008" w:rsidP="00693CCB">
      <w:pPr>
        <w:spacing w:line="360" w:lineRule="auto"/>
        <w:ind w:firstLine="567"/>
        <w:jc w:val="center"/>
        <w:rPr>
          <w:ins w:id="2" w:author="Роман Шарковський" w:date="2023-04-20T19:25:00Z"/>
          <w:b/>
          <w:i/>
          <w:iCs/>
          <w:color w:val="9BBB59" w:themeColor="accent3"/>
          <w:sz w:val="28"/>
          <w:szCs w:val="28"/>
        </w:rPr>
      </w:pPr>
      <w:ins w:id="3" w:author="Роман Шарковський" w:date="2023-04-20T19:04:00Z">
        <w:r w:rsidRPr="002F6008">
          <w:rPr>
            <w:b/>
            <w:i/>
            <w:iCs/>
            <w:color w:val="9BBB59" w:themeColor="accent3"/>
            <w:sz w:val="28"/>
            <w:szCs w:val="28"/>
          </w:rPr>
          <w:t>Знайомство з мовою програмування</w:t>
        </w:r>
      </w:ins>
      <w:ins w:id="4" w:author="Роман Шарковський" w:date="2023-04-20T19:05:00Z">
        <w:r>
          <w:rPr>
            <w:b/>
            <w:i/>
            <w:iCs/>
            <w:color w:val="9BBB59" w:themeColor="accent3"/>
            <w:sz w:val="28"/>
            <w:szCs w:val="28"/>
          </w:rPr>
          <w:t xml:space="preserve"> </w:t>
        </w:r>
      </w:ins>
      <w:ins w:id="5" w:author="Роман Шарковський" w:date="2023-04-20T19:04:00Z">
        <w:r w:rsidRPr="002F6008">
          <w:rPr>
            <w:b/>
            <w:i/>
            <w:iCs/>
            <w:color w:val="9BBB59" w:themeColor="accent3"/>
            <w:sz w:val="28"/>
            <w:szCs w:val="28"/>
          </w:rPr>
          <w:t xml:space="preserve">JavaScript. </w:t>
        </w:r>
      </w:ins>
    </w:p>
    <w:p w14:paraId="42DB6CB1" w14:textId="58A4DD02" w:rsidR="007641B8" w:rsidDel="004E22D2" w:rsidRDefault="002F6008" w:rsidP="00693CCB">
      <w:pPr>
        <w:spacing w:line="360" w:lineRule="auto"/>
        <w:ind w:firstLine="567"/>
        <w:jc w:val="center"/>
        <w:rPr>
          <w:del w:id="6" w:author="Роман Шарковський" w:date="2023-03-12T15:52:00Z"/>
          <w:b/>
          <w:i/>
          <w:iCs/>
          <w:color w:val="9BBB59" w:themeColor="accent3"/>
          <w:sz w:val="28"/>
          <w:szCs w:val="28"/>
        </w:rPr>
      </w:pPr>
      <w:ins w:id="7" w:author="Роман Шарковський" w:date="2023-04-20T19:04:00Z">
        <w:r w:rsidRPr="002F6008">
          <w:rPr>
            <w:b/>
            <w:i/>
            <w:iCs/>
            <w:color w:val="9BBB59" w:themeColor="accent3"/>
            <w:sz w:val="28"/>
            <w:szCs w:val="28"/>
          </w:rPr>
          <w:t>Написання найпростіших скриптів.</w:t>
        </w:r>
      </w:ins>
      <w:del w:id="8" w:author="Роман Шарковський" w:date="2023-03-12T15:52:00Z">
        <w:r w:rsidR="00EE39A7" w:rsidRPr="00EE39A7" w:rsidDel="004E22D2">
          <w:rPr>
            <w:b/>
            <w:i/>
            <w:iCs/>
            <w:color w:val="9BBB59" w:themeColor="accent3"/>
            <w:sz w:val="28"/>
            <w:szCs w:val="28"/>
          </w:rPr>
          <w:delText>Додаткові прийоми роботи з файлами та каталогами</w:delText>
        </w:r>
        <w:r w:rsidR="00EE39A7" w:rsidDel="004E22D2">
          <w:rPr>
            <w:b/>
            <w:i/>
            <w:iCs/>
            <w:color w:val="9BBB59" w:themeColor="accent3"/>
            <w:sz w:val="28"/>
            <w:szCs w:val="28"/>
            <w:lang w:val="en-US"/>
          </w:rPr>
          <w:delText xml:space="preserve"> </w:delText>
        </w:r>
        <w:r w:rsidR="00EE39A7" w:rsidRPr="00EE39A7" w:rsidDel="004E22D2">
          <w:rPr>
            <w:b/>
            <w:i/>
            <w:iCs/>
            <w:color w:val="9BBB59" w:themeColor="accent3"/>
            <w:sz w:val="28"/>
            <w:szCs w:val="28"/>
          </w:rPr>
          <w:delText>у Linux</w:delText>
        </w:r>
      </w:del>
    </w:p>
    <w:p w14:paraId="255DF9CF" w14:textId="77777777" w:rsidR="004E22D2" w:rsidRDefault="004E22D2" w:rsidP="00693CCB">
      <w:pPr>
        <w:spacing w:line="360" w:lineRule="auto"/>
        <w:ind w:firstLine="567"/>
        <w:jc w:val="center"/>
        <w:rPr>
          <w:ins w:id="9" w:author="Роман Шарковський" w:date="2023-03-12T15:52:00Z"/>
          <w:b/>
          <w:i/>
          <w:iCs/>
          <w:color w:val="9BBB59" w:themeColor="accent3"/>
          <w:sz w:val="28"/>
          <w:szCs w:val="28"/>
        </w:rPr>
      </w:pPr>
    </w:p>
    <w:p w14:paraId="323FF749" w14:textId="77777777" w:rsidR="00EE39A7" w:rsidRDefault="00EE39A7" w:rsidP="00693CCB">
      <w:pPr>
        <w:spacing w:line="360" w:lineRule="auto"/>
        <w:ind w:firstLine="567"/>
        <w:jc w:val="center"/>
        <w:rPr>
          <w:rFonts w:eastAsiaTheme="minorEastAsia"/>
          <w:b/>
          <w:i/>
          <w:iCs/>
          <w:color w:val="9BBB59" w:themeColor="accent3"/>
          <w:sz w:val="28"/>
          <w:szCs w:val="28"/>
          <w:lang w:val="en-US"/>
        </w:rPr>
      </w:pPr>
    </w:p>
    <w:p w14:paraId="08358741" w14:textId="0E532795" w:rsidR="00693CCB" w:rsidRPr="005017AA" w:rsidDel="00B75F20" w:rsidRDefault="00693CCB">
      <w:pPr>
        <w:spacing w:line="360" w:lineRule="auto"/>
        <w:ind w:firstLine="567"/>
        <w:rPr>
          <w:del w:id="10" w:author="Роман Шарковський" w:date="2023-04-19T11:11:00Z"/>
          <w:rFonts w:eastAsiaTheme="minorEastAsia"/>
          <w:bCs/>
          <w:sz w:val="28"/>
          <w:szCs w:val="28"/>
          <w:rPrChange w:id="11" w:author="Роман Шарковський" w:date="2023-04-03T16:10:00Z">
            <w:rPr>
              <w:del w:id="12" w:author="Роман Шарковський" w:date="2023-04-19T11:11:00Z"/>
              <w:rFonts w:eastAsiaTheme="minorEastAsia"/>
              <w:b/>
              <w:i/>
              <w:iCs/>
              <w:color w:val="9BBB59" w:themeColor="accent3"/>
              <w:sz w:val="28"/>
              <w:szCs w:val="28"/>
            </w:rPr>
          </w:rPrChange>
        </w:rPr>
      </w:pPr>
      <w:r>
        <w:rPr>
          <w:rFonts w:eastAsiaTheme="minorEastAsia"/>
          <w:b/>
          <w:i/>
          <w:iCs/>
          <w:color w:val="9BBB59" w:themeColor="accent3"/>
          <w:sz w:val="28"/>
          <w:szCs w:val="28"/>
        </w:rPr>
        <w:t xml:space="preserve">Мета: </w:t>
      </w:r>
      <w:bookmarkStart w:id="13" w:name="_Hlk116571102"/>
      <w:bookmarkStart w:id="14" w:name="_Hlk132795185"/>
      <w:ins w:id="15" w:author="Роман Шарковський" w:date="2023-04-20T19:05:00Z">
        <w:r w:rsidR="002F6008" w:rsidRPr="002F6008">
          <w:rPr>
            <w:rFonts w:eastAsiaTheme="minorEastAsia"/>
            <w:bCs/>
            <w:sz w:val="28"/>
            <w:szCs w:val="28"/>
          </w:rPr>
          <w:t>повторити матеріал курсу</w:t>
        </w:r>
        <w:r w:rsidR="002F6008">
          <w:rPr>
            <w:rFonts w:eastAsiaTheme="minorEastAsia"/>
            <w:bCs/>
            <w:sz w:val="28"/>
            <w:szCs w:val="28"/>
          </w:rPr>
          <w:t>, що забезпе</w:t>
        </w:r>
      </w:ins>
      <w:ins w:id="16" w:author="Роман Шарковський" w:date="2023-04-20T19:06:00Z">
        <w:r w:rsidR="002F6008">
          <w:rPr>
            <w:rFonts w:eastAsiaTheme="minorEastAsia"/>
            <w:bCs/>
            <w:sz w:val="28"/>
            <w:szCs w:val="28"/>
          </w:rPr>
          <w:t>чив нам знання</w:t>
        </w:r>
      </w:ins>
      <w:ins w:id="17" w:author="Роман Шарковський" w:date="2023-04-20T19:05:00Z">
        <w:r w:rsidR="002F6008" w:rsidRPr="002F6008">
          <w:rPr>
            <w:rFonts w:eastAsiaTheme="minorEastAsia"/>
            <w:bCs/>
            <w:sz w:val="28"/>
            <w:szCs w:val="28"/>
          </w:rPr>
          <w:t>, познайомитись з базовими конструкціями скриптової мови JavaScript; вивчити реалізацію базових алгоритмічних конструкцій у JavaScript; набути практичних навичок в грамотному оформленні коду.</w:t>
        </w:r>
      </w:ins>
      <w:del w:id="18" w:author="Роман Шарковський" w:date="2023-03-12T15:53:00Z">
        <w:r w:rsidR="00EE39A7" w:rsidRPr="005017AA" w:rsidDel="004E22D2">
          <w:rPr>
            <w:bCs/>
            <w:sz w:val="28"/>
            <w:szCs w:val="28"/>
            <w:rPrChange w:id="19" w:author="Роман Шарковський" w:date="2023-04-03T16:10:00Z">
              <w:rPr>
                <w:sz w:val="28"/>
                <w:szCs w:val="28"/>
              </w:rPr>
            </w:rPrChange>
          </w:rPr>
          <w:delText>закріпити знання базових особливостей структури каталогів у Linux; закріпити вміння</w:delText>
        </w:r>
        <w:r w:rsidR="00EE39A7" w:rsidRPr="005017AA" w:rsidDel="004E22D2">
          <w:rPr>
            <w:bCs/>
            <w:sz w:val="28"/>
            <w:szCs w:val="28"/>
            <w:lang w:val="en-US"/>
            <w:rPrChange w:id="20" w:author="Роман Шарковський" w:date="2023-04-03T16:10:00Z">
              <w:rPr>
                <w:sz w:val="28"/>
                <w:szCs w:val="28"/>
                <w:lang w:val="en-US"/>
              </w:rPr>
            </w:rPrChange>
          </w:rPr>
          <w:delText xml:space="preserve"> </w:delText>
        </w:r>
        <w:r w:rsidR="00EE39A7" w:rsidRPr="005017AA" w:rsidDel="004E22D2">
          <w:rPr>
            <w:bCs/>
            <w:sz w:val="28"/>
            <w:szCs w:val="28"/>
            <w:rPrChange w:id="21" w:author="Роман Шарковський" w:date="2023-04-03T16:10:00Z">
              <w:rPr>
                <w:sz w:val="28"/>
                <w:szCs w:val="28"/>
              </w:rPr>
            </w:rPrChange>
          </w:rPr>
          <w:delText>використовувати основні команди для роботи з файлами та каталогами (навігація, створення, копіювання, переміщення, перейменування, вилучення) у Linux, поглибити</w:delText>
        </w:r>
        <w:r w:rsidR="00EE39A7" w:rsidRPr="005017AA" w:rsidDel="004E22D2">
          <w:rPr>
            <w:bCs/>
            <w:sz w:val="28"/>
            <w:szCs w:val="28"/>
            <w:lang w:val="en-US"/>
            <w:rPrChange w:id="22" w:author="Роман Шарковський" w:date="2023-04-03T16:10:00Z">
              <w:rPr>
                <w:sz w:val="28"/>
                <w:szCs w:val="28"/>
                <w:lang w:val="en-US"/>
              </w:rPr>
            </w:rPrChange>
          </w:rPr>
          <w:delText xml:space="preserve"> </w:delText>
        </w:r>
        <w:r w:rsidR="00EE39A7" w:rsidRPr="005017AA" w:rsidDel="004E22D2">
          <w:rPr>
            <w:bCs/>
            <w:sz w:val="28"/>
            <w:szCs w:val="28"/>
            <w:rPrChange w:id="23" w:author="Роман Шарковський" w:date="2023-04-03T16:10:00Z">
              <w:rPr>
                <w:sz w:val="28"/>
                <w:szCs w:val="28"/>
              </w:rPr>
            </w:rPrChange>
          </w:rPr>
          <w:delText>знання з пошуку файлів у Linux (команди locate, find) та одержання детальних відомостей</w:delText>
        </w:r>
        <w:r w:rsidR="00EE39A7" w:rsidRPr="005017AA" w:rsidDel="004E22D2">
          <w:rPr>
            <w:bCs/>
            <w:sz w:val="28"/>
            <w:szCs w:val="28"/>
            <w:lang w:val="en-US"/>
            <w:rPrChange w:id="24" w:author="Роман Шарковський" w:date="2023-04-03T16:10:00Z">
              <w:rPr>
                <w:sz w:val="28"/>
                <w:szCs w:val="28"/>
                <w:lang w:val="en-US"/>
              </w:rPr>
            </w:rPrChange>
          </w:rPr>
          <w:delText xml:space="preserve"> </w:delText>
        </w:r>
        <w:r w:rsidR="00EE39A7" w:rsidRPr="005017AA" w:rsidDel="004E22D2">
          <w:rPr>
            <w:bCs/>
            <w:sz w:val="28"/>
            <w:szCs w:val="28"/>
            <w:rPrChange w:id="25" w:author="Роман Шарковський" w:date="2023-04-03T16:10:00Z">
              <w:rPr>
                <w:sz w:val="28"/>
                <w:szCs w:val="28"/>
              </w:rPr>
            </w:rPrChange>
          </w:rPr>
          <w:delText>про файл (команди ls, du) на прикладі Ubuntu Linux 18.04 LTS CLI.</w:delText>
        </w:r>
      </w:del>
    </w:p>
    <w:bookmarkEnd w:id="13"/>
    <w:p w14:paraId="406A0B10" w14:textId="51F32BCA" w:rsidR="003B4B06" w:rsidDel="002F6008" w:rsidRDefault="003B4B06">
      <w:pPr>
        <w:spacing w:line="360" w:lineRule="auto"/>
        <w:ind w:firstLine="567"/>
        <w:jc w:val="both"/>
        <w:rPr>
          <w:del w:id="26" w:author="Роман Шарковський" w:date="2023-04-20T19:04:00Z"/>
          <w:b/>
          <w:sz w:val="28"/>
          <w:szCs w:val="28"/>
        </w:rPr>
      </w:pPr>
    </w:p>
    <w:bookmarkEnd w:id="14"/>
    <w:p w14:paraId="1A70CE90" w14:textId="730C264C" w:rsidR="00693CCB" w:rsidDel="00547222" w:rsidRDefault="00693CCB">
      <w:pPr>
        <w:spacing w:line="360" w:lineRule="auto"/>
        <w:ind w:firstLine="567"/>
        <w:jc w:val="both"/>
        <w:rPr>
          <w:del w:id="27" w:author="Роман Шарковський" w:date="2023-03-12T15:54:00Z"/>
          <w:sz w:val="28"/>
          <w:szCs w:val="28"/>
        </w:rPr>
      </w:pPr>
      <w:del w:id="28" w:author="Роман Шарковський" w:date="2023-04-20T19:04:00Z">
        <w:r w:rsidRPr="00693CCB" w:rsidDel="002F6008">
          <w:rPr>
            <w:b/>
            <w:bCs/>
            <w:i/>
            <w:iCs/>
            <w:color w:val="9BBB59" w:themeColor="accent3"/>
            <w:sz w:val="28"/>
            <w:szCs w:val="28"/>
          </w:rPr>
          <w:delText>Інструменти:</w:delText>
        </w:r>
        <w:r w:rsidRPr="00693CCB" w:rsidDel="002F6008">
          <w:rPr>
            <w:color w:val="9BBB59" w:themeColor="accent3"/>
            <w:sz w:val="28"/>
            <w:szCs w:val="28"/>
          </w:rPr>
          <w:delText xml:space="preserve"> </w:delText>
        </w:r>
      </w:del>
      <w:del w:id="29" w:author="Роман Шарковський" w:date="2023-03-12T15:54:00Z">
        <w:r w:rsidR="007641B8" w:rsidRPr="007641B8" w:rsidDel="004E22D2">
          <w:rPr>
            <w:sz w:val="28"/>
            <w:szCs w:val="28"/>
          </w:rPr>
          <w:delText>веб-переглядач, комп’ютер з робочим інтернет-з’єднанням.</w:delText>
        </w:r>
      </w:del>
    </w:p>
    <w:p w14:paraId="3F1AD701" w14:textId="34262C58" w:rsidR="000E5885" w:rsidRPr="000E5885" w:rsidDel="002F6008" w:rsidRDefault="000E5885">
      <w:pPr>
        <w:spacing w:line="360" w:lineRule="auto"/>
        <w:ind w:firstLine="567"/>
        <w:jc w:val="both"/>
        <w:rPr>
          <w:del w:id="30" w:author="Роман Шарковський" w:date="2023-04-20T19:04:00Z"/>
          <w:b/>
          <w:sz w:val="28"/>
          <w:szCs w:val="28"/>
        </w:rPr>
      </w:pPr>
      <w:bookmarkStart w:id="31" w:name="_Hlk127441529"/>
    </w:p>
    <w:p w14:paraId="5BC54ADB" w14:textId="42B9C6E9" w:rsidR="003B4B06" w:rsidDel="00B75F20" w:rsidRDefault="000E5885">
      <w:pPr>
        <w:spacing w:line="360" w:lineRule="auto"/>
        <w:ind w:firstLine="567"/>
        <w:jc w:val="both"/>
        <w:rPr>
          <w:del w:id="32" w:author="Роман Шарковський" w:date="2023-03-12T20:58:00Z"/>
          <w:b/>
          <w:bCs/>
          <w:i/>
          <w:iCs/>
          <w:color w:val="9BBB59" w:themeColor="accent3"/>
          <w:sz w:val="28"/>
          <w:szCs w:val="28"/>
          <w:lang w:eastAsia="ru-RU"/>
        </w:rPr>
        <w:pPrChange w:id="33" w:author="Роман Шарковський" w:date="2023-04-20T19:04:00Z">
          <w:pPr>
            <w:spacing w:line="360" w:lineRule="auto"/>
            <w:ind w:firstLine="567"/>
          </w:pPr>
        </w:pPrChange>
      </w:pPr>
      <w:bookmarkStart w:id="34" w:name="_Hlk132798267"/>
      <w:bookmarkStart w:id="35" w:name="_Hlk131615583"/>
      <w:bookmarkStart w:id="36" w:name="_Hlk131430777"/>
      <w:del w:id="37" w:author="Роман Шарковський" w:date="2023-04-20T19:04:00Z">
        <w:r w:rsidRPr="003E70CA" w:rsidDel="002F6008">
          <w:rPr>
            <w:b/>
            <w:bCs/>
            <w:i/>
            <w:iCs/>
            <w:color w:val="9BBB59" w:themeColor="accent3"/>
            <w:sz w:val="28"/>
            <w:szCs w:val="28"/>
            <w:lang w:eastAsia="ru-RU"/>
          </w:rPr>
          <w:delText>Завдання 1.1</w:delText>
        </w:r>
      </w:del>
    </w:p>
    <w:bookmarkEnd w:id="31"/>
    <w:bookmarkEnd w:id="34"/>
    <w:bookmarkEnd w:id="35"/>
    <w:bookmarkEnd w:id="36"/>
    <w:p w14:paraId="1B1A1A4D" w14:textId="64F8A018" w:rsidR="008C0DC6" w:rsidDel="00B75F20" w:rsidRDefault="00EE39A7">
      <w:pPr>
        <w:spacing w:line="360" w:lineRule="auto"/>
        <w:ind w:firstLine="567"/>
        <w:jc w:val="both"/>
        <w:rPr>
          <w:del w:id="38" w:author="Роман Шарковський" w:date="2023-04-05T19:22:00Z"/>
          <w:rFonts w:eastAsiaTheme="minorEastAsia"/>
          <w:sz w:val="28"/>
          <w:szCs w:val="28"/>
        </w:rPr>
        <w:pPrChange w:id="39" w:author="Роман Шарковський" w:date="2023-04-20T19:04:00Z">
          <w:pPr>
            <w:spacing w:line="360" w:lineRule="auto"/>
            <w:jc w:val="center"/>
          </w:pPr>
        </w:pPrChange>
      </w:pPr>
      <w:del w:id="40" w:author="Роман Шарковський" w:date="2023-03-12T15:54:00Z">
        <w:r w:rsidRPr="00EE39A7" w:rsidDel="004E22D2">
          <w:rPr>
            <w:rFonts w:eastAsiaTheme="minorEastAsia"/>
            <w:noProof/>
            <w:sz w:val="28"/>
            <w:szCs w:val="28"/>
          </w:rPr>
          <w:drawing>
            <wp:inline distT="0" distB="0" distL="0" distR="0" wp14:anchorId="170825D9" wp14:editId="25CCE83D">
              <wp:extent cx="4806315" cy="3297711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17561" cy="33054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FC8F530" w14:textId="2F4216AE" w:rsidR="005017AA" w:rsidDel="00436F9E" w:rsidRDefault="00EE39A7">
      <w:pPr>
        <w:spacing w:line="360" w:lineRule="auto"/>
        <w:ind w:firstLine="567"/>
        <w:jc w:val="both"/>
        <w:rPr>
          <w:del w:id="41" w:author="Роман Шарковський" w:date="2023-04-05T19:22:00Z"/>
          <w:rFonts w:eastAsiaTheme="minorEastAsia"/>
          <w:sz w:val="28"/>
          <w:szCs w:val="28"/>
        </w:rPr>
        <w:pPrChange w:id="42" w:author="Роман Шарковський" w:date="2023-04-20T19:04:00Z">
          <w:pPr>
            <w:spacing w:line="360" w:lineRule="auto"/>
            <w:jc w:val="center"/>
          </w:pPr>
        </w:pPrChange>
      </w:pPr>
      <w:del w:id="43" w:author="Роман Шарковський" w:date="2023-03-12T15:54:00Z">
        <w:r w:rsidRPr="00EE39A7" w:rsidDel="004E22D2">
          <w:rPr>
            <w:rFonts w:eastAsiaTheme="minorEastAsia"/>
            <w:noProof/>
            <w:sz w:val="28"/>
            <w:szCs w:val="28"/>
          </w:rPr>
          <w:drawing>
            <wp:inline distT="0" distB="0" distL="0" distR="0" wp14:anchorId="5560F294" wp14:editId="11E3D991">
              <wp:extent cx="4829175" cy="512561"/>
              <wp:effectExtent l="0" t="0" r="0" b="190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87678" cy="518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366E5ED" w14:textId="394990F1" w:rsidR="00C4415C" w:rsidRPr="00035F1F" w:rsidDel="00035F1F" w:rsidRDefault="00EE39A7">
      <w:pPr>
        <w:spacing w:line="360" w:lineRule="auto"/>
        <w:ind w:firstLine="567"/>
        <w:jc w:val="both"/>
        <w:rPr>
          <w:del w:id="44" w:author="Роман Шарковський" w:date="2023-04-03T16:11:00Z"/>
          <w:rFonts w:eastAsiaTheme="minorEastAsia"/>
          <w:sz w:val="28"/>
          <w:szCs w:val="28"/>
          <w:rPrChange w:id="45" w:author="Роман Шарковський" w:date="2023-04-19T21:11:00Z">
            <w:rPr>
              <w:del w:id="46" w:author="Роман Шарковський" w:date="2023-04-03T16:11:00Z"/>
              <w:rFonts w:eastAsiaTheme="minorEastAsia"/>
              <w:sz w:val="28"/>
              <w:szCs w:val="28"/>
              <w:lang w:val="en-US"/>
            </w:rPr>
          </w:rPrChange>
        </w:rPr>
        <w:pPrChange w:id="47" w:author="Роман Шарковський" w:date="2023-04-20T19:04:00Z">
          <w:pPr>
            <w:pStyle w:val="ListParagraph"/>
            <w:numPr>
              <w:numId w:val="71"/>
            </w:numPr>
            <w:ind w:hanging="360"/>
          </w:pPr>
        </w:pPrChange>
      </w:pPr>
      <w:bookmarkStart w:id="48" w:name="_Hlk129528999"/>
      <w:del w:id="49" w:author="Роман Шарковський" w:date="2023-04-05T19:22:00Z">
        <w:r w:rsidRPr="00035F1F" w:rsidDel="008A3271">
          <w:rPr>
            <w:rFonts w:eastAsiaTheme="minorEastAsia"/>
            <w:sz w:val="28"/>
            <w:szCs w:val="28"/>
            <w:rPrChange w:id="50" w:author="Роман Шарковський" w:date="2023-04-19T21:09:00Z">
              <w:rPr/>
            </w:rPrChange>
          </w:rPr>
          <w:delText>Рис. 1.1 Скриншот завдання</w:delText>
        </w:r>
      </w:del>
      <w:bookmarkEnd w:id="48"/>
    </w:p>
    <w:p w14:paraId="0DB5B4EA" w14:textId="2B277D22" w:rsidR="003B059F" w:rsidDel="00035F1F" w:rsidRDefault="003B059F">
      <w:pPr>
        <w:spacing w:line="360" w:lineRule="auto"/>
        <w:ind w:firstLine="567"/>
        <w:jc w:val="both"/>
        <w:rPr>
          <w:del w:id="51" w:author="Роман Шарковський" w:date="2023-04-03T16:11:00Z"/>
          <w:sz w:val="28"/>
          <w:szCs w:val="28"/>
          <w:lang w:val="en-US"/>
        </w:rPr>
        <w:pPrChange w:id="52" w:author="Роман Шарковський" w:date="2023-04-20T19:04:00Z">
          <w:pPr>
            <w:pStyle w:val="ListParagraph"/>
            <w:jc w:val="center"/>
          </w:pPr>
        </w:pPrChange>
      </w:pPr>
    </w:p>
    <w:p w14:paraId="4EDE91FB" w14:textId="384C2448" w:rsidR="00EE39A7" w:rsidDel="00E567F3" w:rsidRDefault="00EE39A7">
      <w:pPr>
        <w:spacing w:line="360" w:lineRule="auto"/>
        <w:ind w:firstLine="567"/>
        <w:jc w:val="both"/>
        <w:rPr>
          <w:del w:id="53" w:author="Роман Шарковський" w:date="2023-04-03T16:11:00Z"/>
          <w:lang w:val="en-US"/>
        </w:rPr>
        <w:pPrChange w:id="54" w:author="Роман Шарковський" w:date="2023-04-20T19:04:00Z">
          <w:pPr>
            <w:pStyle w:val="ListParagraph"/>
            <w:spacing w:line="360" w:lineRule="auto"/>
            <w:jc w:val="center"/>
          </w:pPr>
        </w:pPrChange>
      </w:pPr>
    </w:p>
    <w:p w14:paraId="3F112BEB" w14:textId="77777777" w:rsidR="00E567F3" w:rsidRPr="00EA4D9D" w:rsidRDefault="00E567F3">
      <w:pPr>
        <w:spacing w:line="360" w:lineRule="auto"/>
        <w:ind w:firstLine="567"/>
        <w:jc w:val="both"/>
        <w:rPr>
          <w:ins w:id="55" w:author="Роман Шарковський" w:date="2023-04-19T22:32:00Z"/>
          <w:lang w:val="en-US"/>
          <w:rPrChange w:id="56" w:author="Роман Шарковський" w:date="2023-04-19T21:47:00Z">
            <w:rPr>
              <w:ins w:id="57" w:author="Роман Шарковський" w:date="2023-04-19T22:32:00Z"/>
            </w:rPr>
          </w:rPrChange>
        </w:rPr>
        <w:pPrChange w:id="58" w:author="Роман Шарковський" w:date="2023-04-20T19:04:00Z">
          <w:pPr>
            <w:spacing w:line="360" w:lineRule="auto"/>
            <w:jc w:val="center"/>
          </w:pPr>
        </w:pPrChange>
      </w:pPr>
    </w:p>
    <w:p w14:paraId="11ED2F3F" w14:textId="3D3E42AE" w:rsidR="007E7E25" w:rsidDel="002F6008" w:rsidRDefault="007E7E25">
      <w:pPr>
        <w:pStyle w:val="ListParagraph"/>
        <w:spacing w:line="360" w:lineRule="auto"/>
        <w:jc w:val="center"/>
        <w:rPr>
          <w:del w:id="59" w:author="Роман Шарковський" w:date="2023-03-12T17:42:00Z"/>
        </w:rPr>
      </w:pPr>
    </w:p>
    <w:p w14:paraId="1890D645" w14:textId="0778CC5E" w:rsidR="002F6008" w:rsidRDefault="002F6008">
      <w:pPr>
        <w:pStyle w:val="ListParagraph"/>
        <w:spacing w:line="360" w:lineRule="auto"/>
        <w:jc w:val="center"/>
      </w:pPr>
    </w:p>
    <w:p w14:paraId="4044E793" w14:textId="5B3319EB" w:rsidR="002F6008" w:rsidRPr="002F6008" w:rsidRDefault="002F6008">
      <w:pPr>
        <w:pStyle w:val="ListParagraph"/>
        <w:spacing w:line="360" w:lineRule="auto"/>
        <w:jc w:val="center"/>
        <w:rPr>
          <w:b/>
          <w:bCs/>
          <w:color w:val="9BBB59" w:themeColor="accent3"/>
          <w:sz w:val="28"/>
          <w:szCs w:val="28"/>
          <w:rPrChange w:id="60" w:author="Роман Шарковський" w:date="2023-04-20T19:25:00Z">
            <w:rPr>
              <w:sz w:val="28"/>
              <w:szCs w:val="28"/>
            </w:rPr>
          </w:rPrChange>
        </w:rPr>
      </w:pPr>
      <w:r w:rsidRPr="002F6008">
        <w:rPr>
          <w:b/>
          <w:bCs/>
          <w:color w:val="9BBB59" w:themeColor="accent3"/>
          <w:sz w:val="28"/>
          <w:szCs w:val="28"/>
          <w:rPrChange w:id="61" w:author="Роман Шарковський" w:date="2023-04-20T19:25:00Z">
            <w:rPr>
              <w:sz w:val="28"/>
              <w:szCs w:val="28"/>
            </w:rPr>
          </w:rPrChange>
        </w:rPr>
        <w:t>Хід Роботи:</w:t>
      </w:r>
    </w:p>
    <w:p w14:paraId="52762383" w14:textId="193D3BF3" w:rsidR="002F6008" w:rsidRDefault="002F6008">
      <w:pPr>
        <w:pStyle w:val="ListParagraph"/>
        <w:spacing w:line="360" w:lineRule="auto"/>
        <w:jc w:val="center"/>
        <w:rPr>
          <w:sz w:val="28"/>
          <w:szCs w:val="28"/>
        </w:rPr>
      </w:pPr>
    </w:p>
    <w:p w14:paraId="5D318735" w14:textId="3F94BA49" w:rsidR="002F6008" w:rsidRDefault="002F6008">
      <w:pPr>
        <w:pStyle w:val="ListParagraph"/>
        <w:numPr>
          <w:ilvl w:val="0"/>
          <w:numId w:val="73"/>
        </w:numPr>
        <w:spacing w:line="360" w:lineRule="auto"/>
        <w:ind w:left="567" w:hanging="567"/>
        <w:rPr>
          <w:sz w:val="28"/>
          <w:szCs w:val="28"/>
        </w:rPr>
        <w:pPrChange w:id="62" w:author="Роман Шарковський" w:date="2023-04-20T19:10:00Z">
          <w:pPr>
            <w:pStyle w:val="ListParagraph"/>
            <w:numPr>
              <w:numId w:val="73"/>
            </w:numPr>
            <w:spacing w:line="360" w:lineRule="auto"/>
            <w:ind w:left="1080" w:hanging="360"/>
          </w:pPr>
        </w:pPrChange>
      </w:pPr>
      <w:r w:rsidRPr="002F6008">
        <w:rPr>
          <w:sz w:val="28"/>
          <w:szCs w:val="28"/>
        </w:rPr>
        <w:t xml:space="preserve">Перегляньте код нижче та виявіть які недоліки є у наступному фрагменті коду. </w:t>
      </w:r>
      <w:proofErr w:type="spellStart"/>
      <w:r w:rsidRPr="002F6008">
        <w:rPr>
          <w:sz w:val="28"/>
          <w:szCs w:val="28"/>
        </w:rPr>
        <w:t>Виправте</w:t>
      </w:r>
      <w:proofErr w:type="spellEnd"/>
      <w:r w:rsidRPr="002F6008">
        <w:rPr>
          <w:sz w:val="28"/>
          <w:szCs w:val="28"/>
        </w:rPr>
        <w:t xml:space="preserve"> їх і перевірте. Занотуйте в звіт вірний код з зазначенням виправлень. Перевірте вірність розв’язку на сайті https://jsfiddle.net/ </w:t>
      </w:r>
    </w:p>
    <w:p w14:paraId="659E0082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63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proofErr w:type="spellStart"/>
      <w:r w:rsidRPr="002F6008">
        <w:rPr>
          <w:sz w:val="28"/>
          <w:szCs w:val="28"/>
        </w:rPr>
        <w:t>function</w:t>
      </w:r>
      <w:proofErr w:type="spellEnd"/>
      <w:r w:rsidRPr="002F6008">
        <w:rPr>
          <w:sz w:val="28"/>
          <w:szCs w:val="28"/>
        </w:rPr>
        <w:t xml:space="preserve"> </w:t>
      </w:r>
      <w:proofErr w:type="spellStart"/>
      <w:r w:rsidRPr="002F6008">
        <w:rPr>
          <w:sz w:val="28"/>
          <w:szCs w:val="28"/>
        </w:rPr>
        <w:t>pow</w:t>
      </w:r>
      <w:proofErr w:type="spellEnd"/>
      <w:r w:rsidRPr="002F6008">
        <w:rPr>
          <w:sz w:val="28"/>
          <w:szCs w:val="28"/>
        </w:rPr>
        <w:t>(</w:t>
      </w:r>
      <w:proofErr w:type="spellStart"/>
      <w:r w:rsidRPr="002F6008">
        <w:rPr>
          <w:sz w:val="28"/>
          <w:szCs w:val="28"/>
        </w:rPr>
        <w:t>x,n</w:t>
      </w:r>
      <w:proofErr w:type="spellEnd"/>
      <w:r w:rsidRPr="002F6008">
        <w:rPr>
          <w:sz w:val="28"/>
          <w:szCs w:val="28"/>
        </w:rPr>
        <w:t>)</w:t>
      </w:r>
    </w:p>
    <w:p w14:paraId="79866C5D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64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r w:rsidRPr="002F6008">
        <w:rPr>
          <w:sz w:val="28"/>
          <w:szCs w:val="28"/>
        </w:rPr>
        <w:t>{</w:t>
      </w:r>
    </w:p>
    <w:p w14:paraId="34F836A1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65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proofErr w:type="spellStart"/>
      <w:r w:rsidRPr="002F6008">
        <w:rPr>
          <w:sz w:val="28"/>
          <w:szCs w:val="28"/>
        </w:rPr>
        <w:t>var</w:t>
      </w:r>
      <w:proofErr w:type="spellEnd"/>
      <w:r w:rsidRPr="002F6008">
        <w:rPr>
          <w:sz w:val="28"/>
          <w:szCs w:val="28"/>
        </w:rPr>
        <w:t xml:space="preserve"> </w:t>
      </w:r>
      <w:proofErr w:type="spellStart"/>
      <w:r w:rsidRPr="002F6008">
        <w:rPr>
          <w:sz w:val="28"/>
          <w:szCs w:val="28"/>
        </w:rPr>
        <w:t>result</w:t>
      </w:r>
      <w:proofErr w:type="spellEnd"/>
      <w:r w:rsidRPr="002F6008">
        <w:rPr>
          <w:sz w:val="28"/>
          <w:szCs w:val="28"/>
        </w:rPr>
        <w:t>=1;</w:t>
      </w:r>
    </w:p>
    <w:p w14:paraId="3154884B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66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proofErr w:type="spellStart"/>
      <w:r w:rsidRPr="002F6008">
        <w:rPr>
          <w:sz w:val="28"/>
          <w:szCs w:val="28"/>
        </w:rPr>
        <w:t>for</w:t>
      </w:r>
      <w:proofErr w:type="spellEnd"/>
      <w:r w:rsidRPr="002F6008">
        <w:rPr>
          <w:sz w:val="28"/>
          <w:szCs w:val="28"/>
        </w:rPr>
        <w:t>(</w:t>
      </w:r>
      <w:proofErr w:type="spellStart"/>
      <w:r w:rsidRPr="002F6008">
        <w:rPr>
          <w:sz w:val="28"/>
          <w:szCs w:val="28"/>
        </w:rPr>
        <w:t>var</w:t>
      </w:r>
      <w:proofErr w:type="spellEnd"/>
      <w:r w:rsidRPr="002F6008">
        <w:rPr>
          <w:sz w:val="28"/>
          <w:szCs w:val="28"/>
        </w:rPr>
        <w:t xml:space="preserve"> i=0;i&lt;</w:t>
      </w:r>
      <w:proofErr w:type="spellStart"/>
      <w:r w:rsidRPr="002F6008">
        <w:rPr>
          <w:sz w:val="28"/>
          <w:szCs w:val="28"/>
        </w:rPr>
        <w:t>n;i</w:t>
      </w:r>
      <w:proofErr w:type="spellEnd"/>
      <w:r w:rsidRPr="002F6008">
        <w:rPr>
          <w:sz w:val="28"/>
          <w:szCs w:val="28"/>
        </w:rPr>
        <w:t>++) {</w:t>
      </w:r>
      <w:proofErr w:type="spellStart"/>
      <w:r w:rsidRPr="002F6008">
        <w:rPr>
          <w:sz w:val="28"/>
          <w:szCs w:val="28"/>
        </w:rPr>
        <w:t>result</w:t>
      </w:r>
      <w:proofErr w:type="spellEnd"/>
      <w:r w:rsidRPr="002F6008">
        <w:rPr>
          <w:sz w:val="28"/>
          <w:szCs w:val="28"/>
        </w:rPr>
        <w:t xml:space="preserve">*=x;} </w:t>
      </w:r>
      <w:proofErr w:type="spellStart"/>
      <w:r w:rsidRPr="002F6008">
        <w:rPr>
          <w:sz w:val="28"/>
          <w:szCs w:val="28"/>
        </w:rPr>
        <w:t>return</w:t>
      </w:r>
      <w:proofErr w:type="spellEnd"/>
      <w:r w:rsidRPr="002F6008">
        <w:rPr>
          <w:sz w:val="28"/>
          <w:szCs w:val="28"/>
        </w:rPr>
        <w:t xml:space="preserve"> </w:t>
      </w:r>
      <w:proofErr w:type="spellStart"/>
      <w:r w:rsidRPr="002F6008">
        <w:rPr>
          <w:sz w:val="28"/>
          <w:szCs w:val="28"/>
        </w:rPr>
        <w:t>result</w:t>
      </w:r>
      <w:proofErr w:type="spellEnd"/>
      <w:r w:rsidRPr="002F6008">
        <w:rPr>
          <w:sz w:val="28"/>
          <w:szCs w:val="28"/>
        </w:rPr>
        <w:t>;</w:t>
      </w:r>
    </w:p>
    <w:p w14:paraId="12FD7BDE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67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r w:rsidRPr="002F6008">
        <w:rPr>
          <w:sz w:val="28"/>
          <w:szCs w:val="28"/>
        </w:rPr>
        <w:t>}</w:t>
      </w:r>
    </w:p>
    <w:p w14:paraId="2185A63A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68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r w:rsidRPr="002F6008">
        <w:rPr>
          <w:sz w:val="28"/>
          <w:szCs w:val="28"/>
        </w:rPr>
        <w:t>x=</w:t>
      </w:r>
      <w:proofErr w:type="spellStart"/>
      <w:r w:rsidRPr="002F6008">
        <w:rPr>
          <w:sz w:val="28"/>
          <w:szCs w:val="28"/>
        </w:rPr>
        <w:t>prompt</w:t>
      </w:r>
      <w:proofErr w:type="spellEnd"/>
      <w:r w:rsidRPr="002F6008">
        <w:rPr>
          <w:sz w:val="28"/>
          <w:szCs w:val="28"/>
        </w:rPr>
        <w:t>(“x?”,’’)</w:t>
      </w:r>
    </w:p>
    <w:p w14:paraId="1F46C9DA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69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r w:rsidRPr="002F6008">
        <w:rPr>
          <w:sz w:val="28"/>
          <w:szCs w:val="28"/>
        </w:rPr>
        <w:t>n=</w:t>
      </w:r>
      <w:proofErr w:type="spellStart"/>
      <w:r w:rsidRPr="002F6008">
        <w:rPr>
          <w:sz w:val="28"/>
          <w:szCs w:val="28"/>
        </w:rPr>
        <w:t>prompt</w:t>
      </w:r>
      <w:proofErr w:type="spellEnd"/>
      <w:r w:rsidRPr="002F6008">
        <w:rPr>
          <w:sz w:val="28"/>
          <w:szCs w:val="28"/>
        </w:rPr>
        <w:t xml:space="preserve">(“n?”,’’) </w:t>
      </w:r>
      <w:proofErr w:type="spellStart"/>
      <w:r w:rsidRPr="002F6008">
        <w:rPr>
          <w:sz w:val="28"/>
          <w:szCs w:val="28"/>
        </w:rPr>
        <w:t>if</w:t>
      </w:r>
      <w:proofErr w:type="spellEnd"/>
      <w:r w:rsidRPr="002F6008">
        <w:rPr>
          <w:sz w:val="28"/>
          <w:szCs w:val="28"/>
        </w:rPr>
        <w:t xml:space="preserve"> (n&lt;0)</w:t>
      </w:r>
    </w:p>
    <w:p w14:paraId="79BA6E4F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70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r w:rsidRPr="002F6008">
        <w:rPr>
          <w:sz w:val="28"/>
          <w:szCs w:val="28"/>
        </w:rPr>
        <w:t>{</w:t>
      </w:r>
    </w:p>
    <w:p w14:paraId="0026BCCC" w14:textId="5508975B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71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proofErr w:type="spellStart"/>
      <w:r w:rsidRPr="002F6008">
        <w:rPr>
          <w:sz w:val="28"/>
          <w:szCs w:val="28"/>
        </w:rPr>
        <w:t>alert</w:t>
      </w:r>
      <w:proofErr w:type="spellEnd"/>
      <w:r w:rsidRPr="002F6008">
        <w:rPr>
          <w:sz w:val="28"/>
          <w:szCs w:val="28"/>
        </w:rPr>
        <w:t>(</w:t>
      </w:r>
      <w:del w:id="72" w:author="Роман Шарковський" w:date="2023-04-20T19:25:00Z">
        <w:r w:rsidRPr="002F6008" w:rsidDel="002F6008">
          <w:rPr>
            <w:sz w:val="28"/>
            <w:szCs w:val="28"/>
          </w:rPr>
          <w:delText>'</w:delText>
        </w:r>
      </w:del>
      <w:ins w:id="73" w:author="Роман Шарковський" w:date="2023-04-20T19:25:00Z">
        <w:r>
          <w:rPr>
            <w:sz w:val="28"/>
            <w:szCs w:val="28"/>
          </w:rPr>
          <w:t>‘</w:t>
        </w:r>
      </w:ins>
      <w:proofErr w:type="spellStart"/>
      <w:r w:rsidRPr="002F6008">
        <w:rPr>
          <w:sz w:val="28"/>
          <w:szCs w:val="28"/>
        </w:rPr>
        <w:t>Степень</w:t>
      </w:r>
      <w:proofErr w:type="spellEnd"/>
      <w:r w:rsidRPr="002F6008">
        <w:rPr>
          <w:sz w:val="28"/>
          <w:szCs w:val="28"/>
        </w:rPr>
        <w:t xml:space="preserve"> </w:t>
      </w:r>
      <w:del w:id="74" w:author="Роман Шарковський" w:date="2023-04-20T19:25:00Z">
        <w:r w:rsidRPr="002F6008" w:rsidDel="002F6008">
          <w:rPr>
            <w:sz w:val="28"/>
            <w:szCs w:val="28"/>
          </w:rPr>
          <w:delText>'</w:delText>
        </w:r>
      </w:del>
      <w:ins w:id="75" w:author="Роман Шарковський" w:date="2023-04-20T19:25:00Z">
        <w:r>
          <w:rPr>
            <w:sz w:val="28"/>
            <w:szCs w:val="28"/>
          </w:rPr>
          <w:t>‘</w:t>
        </w:r>
      </w:ins>
      <w:r w:rsidRPr="002F6008">
        <w:rPr>
          <w:sz w:val="28"/>
          <w:szCs w:val="28"/>
        </w:rPr>
        <w:t>+</w:t>
      </w:r>
      <w:proofErr w:type="spellStart"/>
      <w:r w:rsidRPr="002F6008">
        <w:rPr>
          <w:sz w:val="28"/>
          <w:szCs w:val="28"/>
        </w:rPr>
        <w:t>n+</w:t>
      </w:r>
      <w:del w:id="76" w:author="Роман Шарковський" w:date="2023-04-20T19:25:00Z">
        <w:r w:rsidRPr="002F6008" w:rsidDel="002F6008">
          <w:rPr>
            <w:sz w:val="28"/>
            <w:szCs w:val="28"/>
          </w:rPr>
          <w:delText>'</w:delText>
        </w:r>
      </w:del>
      <w:ins w:id="77" w:author="Роман Шарковський" w:date="2023-04-20T19:25:00Z">
        <w:r>
          <w:rPr>
            <w:sz w:val="28"/>
            <w:szCs w:val="28"/>
          </w:rPr>
          <w:t>’</w:t>
        </w:r>
      </w:ins>
      <w:r w:rsidRPr="002F6008">
        <w:rPr>
          <w:sz w:val="28"/>
          <w:szCs w:val="28"/>
        </w:rPr>
        <w:t>не</w:t>
      </w:r>
      <w:proofErr w:type="spellEnd"/>
      <w:r w:rsidRPr="002F6008">
        <w:rPr>
          <w:sz w:val="28"/>
          <w:szCs w:val="28"/>
        </w:rPr>
        <w:t xml:space="preserve"> підтримується, введіть цілий степінь, більший 0</w:t>
      </w:r>
      <w:del w:id="78" w:author="Роман Шарковський" w:date="2023-04-20T19:25:00Z">
        <w:r w:rsidRPr="002F6008" w:rsidDel="002F6008">
          <w:rPr>
            <w:sz w:val="28"/>
            <w:szCs w:val="28"/>
          </w:rPr>
          <w:delText>'</w:delText>
        </w:r>
      </w:del>
      <w:ins w:id="79" w:author="Роман Шарковський" w:date="2023-04-20T19:25:00Z">
        <w:r>
          <w:rPr>
            <w:sz w:val="28"/>
            <w:szCs w:val="28"/>
          </w:rPr>
          <w:t>’</w:t>
        </w:r>
      </w:ins>
      <w:r w:rsidRPr="002F6008">
        <w:rPr>
          <w:sz w:val="28"/>
          <w:szCs w:val="28"/>
        </w:rPr>
        <w:t>);</w:t>
      </w:r>
    </w:p>
    <w:p w14:paraId="69258765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80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r w:rsidRPr="002F6008">
        <w:rPr>
          <w:sz w:val="28"/>
          <w:szCs w:val="28"/>
        </w:rPr>
        <w:t xml:space="preserve">} </w:t>
      </w:r>
      <w:proofErr w:type="spellStart"/>
      <w:r w:rsidRPr="002F6008">
        <w:rPr>
          <w:sz w:val="28"/>
          <w:szCs w:val="28"/>
        </w:rPr>
        <w:t>else</w:t>
      </w:r>
      <w:proofErr w:type="spellEnd"/>
    </w:p>
    <w:p w14:paraId="5FC80AC1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81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r w:rsidRPr="002F6008">
        <w:rPr>
          <w:sz w:val="28"/>
          <w:szCs w:val="28"/>
        </w:rPr>
        <w:t>{</w:t>
      </w:r>
    </w:p>
    <w:p w14:paraId="185166E8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</w:rPr>
        <w:pPrChange w:id="82" w:author="Роман Шарковський" w:date="2023-04-20T19:11:00Z">
          <w:pPr>
            <w:pStyle w:val="ListParagraph"/>
            <w:spacing w:line="360" w:lineRule="auto"/>
            <w:ind w:left="1080"/>
          </w:pPr>
        </w:pPrChange>
      </w:pPr>
      <w:proofErr w:type="spellStart"/>
      <w:r w:rsidRPr="002F6008">
        <w:rPr>
          <w:sz w:val="28"/>
          <w:szCs w:val="28"/>
        </w:rPr>
        <w:t>alert</w:t>
      </w:r>
      <w:proofErr w:type="spellEnd"/>
      <w:r w:rsidRPr="002F6008">
        <w:rPr>
          <w:sz w:val="28"/>
          <w:szCs w:val="28"/>
        </w:rPr>
        <w:t>(</w:t>
      </w:r>
      <w:proofErr w:type="spellStart"/>
      <w:r w:rsidRPr="002F6008">
        <w:rPr>
          <w:sz w:val="28"/>
          <w:szCs w:val="28"/>
        </w:rPr>
        <w:t>pow</w:t>
      </w:r>
      <w:proofErr w:type="spellEnd"/>
      <w:r w:rsidRPr="002F6008">
        <w:rPr>
          <w:sz w:val="28"/>
          <w:szCs w:val="28"/>
        </w:rPr>
        <w:t>(</w:t>
      </w:r>
      <w:proofErr w:type="spellStart"/>
      <w:r w:rsidRPr="002F6008">
        <w:rPr>
          <w:sz w:val="28"/>
          <w:szCs w:val="28"/>
        </w:rPr>
        <w:t>x,n</w:t>
      </w:r>
      <w:proofErr w:type="spellEnd"/>
      <w:r w:rsidRPr="002F6008">
        <w:rPr>
          <w:sz w:val="28"/>
          <w:szCs w:val="28"/>
        </w:rPr>
        <w:t>))</w:t>
      </w:r>
    </w:p>
    <w:p w14:paraId="1625D418" w14:textId="05A5A0C0" w:rsidR="002F6008" w:rsidRDefault="002F6008" w:rsidP="002F6008">
      <w:pPr>
        <w:pStyle w:val="ListParagraph"/>
        <w:spacing w:line="360" w:lineRule="auto"/>
        <w:ind w:left="0"/>
        <w:rPr>
          <w:sz w:val="28"/>
          <w:szCs w:val="28"/>
        </w:rPr>
      </w:pPr>
      <w:r w:rsidRPr="002F6008">
        <w:rPr>
          <w:sz w:val="28"/>
          <w:szCs w:val="28"/>
        </w:rPr>
        <w:t>}</w:t>
      </w:r>
    </w:p>
    <w:p w14:paraId="3E149122" w14:textId="3610A5B6" w:rsidR="002F6008" w:rsidRDefault="002F6008" w:rsidP="002F6008">
      <w:pPr>
        <w:pStyle w:val="ListParagraph"/>
        <w:spacing w:line="360" w:lineRule="auto"/>
        <w:ind w:left="0"/>
        <w:rPr>
          <w:sz w:val="28"/>
          <w:szCs w:val="28"/>
        </w:rPr>
      </w:pPr>
    </w:p>
    <w:p w14:paraId="37B20139" w14:textId="42E5B3D6" w:rsidR="002F6008" w:rsidRDefault="002F6008" w:rsidP="002F6008">
      <w:pPr>
        <w:pStyle w:val="ListParagraph"/>
        <w:spacing w:line="360" w:lineRule="auto"/>
        <w:ind w:left="0"/>
        <w:rPr>
          <w:sz w:val="28"/>
          <w:szCs w:val="28"/>
        </w:rPr>
      </w:pPr>
    </w:p>
    <w:p w14:paraId="0130E134" w14:textId="4B3C2DCE" w:rsidR="002F6008" w:rsidRDefault="002F6008" w:rsidP="002F6008">
      <w:pPr>
        <w:pStyle w:val="ListParagraph"/>
        <w:spacing w:line="360" w:lineRule="auto"/>
        <w:ind w:left="0"/>
        <w:rPr>
          <w:sz w:val="28"/>
          <w:szCs w:val="28"/>
        </w:rPr>
      </w:pPr>
    </w:p>
    <w:p w14:paraId="5EB60E3A" w14:textId="094CBCF0" w:rsidR="002F6008" w:rsidRDefault="002F6008" w:rsidP="002F6008">
      <w:pPr>
        <w:pStyle w:val="ListParagraph"/>
        <w:spacing w:line="360" w:lineRule="auto"/>
        <w:ind w:left="0"/>
        <w:rPr>
          <w:sz w:val="28"/>
          <w:szCs w:val="28"/>
        </w:rPr>
      </w:pPr>
    </w:p>
    <w:p w14:paraId="5FF8EBF2" w14:textId="6B809BEC" w:rsidR="002F6008" w:rsidRDefault="002F6008" w:rsidP="002F6008">
      <w:pPr>
        <w:pStyle w:val="ListParagraph"/>
        <w:spacing w:line="360" w:lineRule="auto"/>
        <w:ind w:left="0"/>
        <w:rPr>
          <w:sz w:val="28"/>
          <w:szCs w:val="28"/>
        </w:rPr>
      </w:pPr>
    </w:p>
    <w:p w14:paraId="3FEA93FC" w14:textId="0EC48F26" w:rsidR="002F6008" w:rsidRDefault="002F6008" w:rsidP="002F6008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Виправлений код: </w:t>
      </w:r>
    </w:p>
    <w:p w14:paraId="4ACF4136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pow</w:t>
      </w:r>
      <w:proofErr w:type="spellEnd"/>
      <w:r>
        <w:rPr>
          <w:rFonts w:ascii="Consolas" w:hAnsi="Consolas"/>
          <w:color w:val="FFFFFF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FFFFFF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FFFFFF"/>
          <w:sz w:val="21"/>
          <w:szCs w:val="21"/>
        </w:rPr>
        <w:t>)</w:t>
      </w:r>
      <w:r>
        <w:rPr>
          <w:rFonts w:ascii="Consolas" w:hAnsi="Consolas"/>
          <w:color w:val="7CA668"/>
          <w:sz w:val="21"/>
          <w:szCs w:val="21"/>
        </w:rPr>
        <w:t xml:space="preserve">// Функція для знаходження </w:t>
      </w:r>
      <w:proofErr w:type="spellStart"/>
      <w:r>
        <w:rPr>
          <w:rFonts w:ascii="Consolas" w:hAnsi="Consolas"/>
          <w:color w:val="7CA668"/>
          <w:sz w:val="21"/>
          <w:szCs w:val="21"/>
        </w:rPr>
        <w:t>степеня</w:t>
      </w:r>
      <w:proofErr w:type="spellEnd"/>
      <w:r>
        <w:rPr>
          <w:rFonts w:ascii="Consolas" w:hAnsi="Consolas"/>
          <w:color w:val="7CA668"/>
          <w:sz w:val="21"/>
          <w:szCs w:val="21"/>
        </w:rPr>
        <w:t xml:space="preserve"> </w:t>
      </w:r>
    </w:p>
    <w:p w14:paraId="0C05A157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{ </w:t>
      </w:r>
    </w:p>
    <w:p w14:paraId="4F0B4F96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7CA668"/>
          <w:sz w:val="21"/>
          <w:szCs w:val="21"/>
        </w:rPr>
        <w:t xml:space="preserve">// Змінна для результату типу </w:t>
      </w:r>
      <w:proofErr w:type="spellStart"/>
      <w:r>
        <w:rPr>
          <w:rFonts w:ascii="Consolas" w:hAnsi="Consolas"/>
          <w:color w:val="7CA668"/>
          <w:sz w:val="21"/>
          <w:szCs w:val="21"/>
        </w:rPr>
        <w:t>var</w:t>
      </w:r>
      <w:proofErr w:type="spellEnd"/>
      <w:r>
        <w:rPr>
          <w:rFonts w:ascii="Consolas" w:hAnsi="Consolas"/>
          <w:color w:val="7CA668"/>
          <w:sz w:val="21"/>
          <w:szCs w:val="21"/>
        </w:rPr>
        <w:t xml:space="preserve"> для запису результату, за замовчуванням має значення 1</w:t>
      </w:r>
    </w:p>
    <w:p w14:paraId="7FF9042E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for</w:t>
      </w:r>
      <w:proofErr w:type="spellEnd"/>
      <w:r>
        <w:rPr>
          <w:rFonts w:ascii="Consolas" w:hAnsi="Consolas"/>
          <w:color w:val="FFFFFF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FFFFFF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FFFFFF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</w:t>
      </w:r>
      <w:r>
        <w:rPr>
          <w:rFonts w:ascii="Consolas" w:hAnsi="Consolas"/>
          <w:color w:val="FFFFFF"/>
          <w:sz w:val="21"/>
          <w:szCs w:val="21"/>
        </w:rPr>
        <w:t>)</w:t>
      </w:r>
      <w:r>
        <w:rPr>
          <w:rFonts w:ascii="Consolas" w:hAnsi="Consolas"/>
          <w:color w:val="7CA668"/>
          <w:sz w:val="21"/>
          <w:szCs w:val="21"/>
        </w:rPr>
        <w:t>// Цикл, індекс від 0 до n</w:t>
      </w:r>
    </w:p>
    <w:p w14:paraId="0F225EFC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           {  </w:t>
      </w:r>
    </w:p>
    <w:p w14:paraId="34A2B035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*=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FFFFFF"/>
          <w:sz w:val="21"/>
          <w:szCs w:val="21"/>
        </w:rPr>
        <w:t xml:space="preserve">   </w:t>
      </w:r>
      <w:r>
        <w:rPr>
          <w:rFonts w:ascii="Consolas" w:hAnsi="Consolas"/>
          <w:color w:val="7CA668"/>
          <w:sz w:val="21"/>
          <w:szCs w:val="21"/>
        </w:rPr>
        <w:t xml:space="preserve">//Кожну </w:t>
      </w:r>
      <w:proofErr w:type="spellStart"/>
      <w:r>
        <w:rPr>
          <w:rFonts w:ascii="Consolas" w:hAnsi="Consolas"/>
          <w:color w:val="7CA668"/>
          <w:sz w:val="21"/>
          <w:szCs w:val="21"/>
        </w:rPr>
        <w:t>втерацію</w:t>
      </w:r>
      <w:proofErr w:type="spellEnd"/>
      <w:r>
        <w:rPr>
          <w:rFonts w:ascii="Consolas" w:hAnsi="Consolas"/>
          <w:color w:val="7CA668"/>
          <w:sz w:val="21"/>
          <w:szCs w:val="21"/>
        </w:rPr>
        <w:t xml:space="preserve"> циклу змінна результату помножується з </w:t>
      </w:r>
      <w:proofErr w:type="spellStart"/>
      <w:r>
        <w:rPr>
          <w:rFonts w:ascii="Consolas" w:hAnsi="Consolas"/>
          <w:color w:val="7CA668"/>
          <w:sz w:val="21"/>
          <w:szCs w:val="21"/>
        </w:rPr>
        <w:t>ікосм</w:t>
      </w:r>
      <w:proofErr w:type="spellEnd"/>
    </w:p>
    <w:p w14:paraId="604E9FBE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           }</w:t>
      </w:r>
    </w:p>
    <w:p w14:paraId="43532898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result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 </w:t>
      </w:r>
      <w:r>
        <w:rPr>
          <w:rFonts w:ascii="Consolas" w:hAnsi="Consolas"/>
          <w:color w:val="7CA668"/>
          <w:sz w:val="21"/>
          <w:szCs w:val="21"/>
        </w:rPr>
        <w:t>// Повернення результату</w:t>
      </w:r>
    </w:p>
    <w:p w14:paraId="684930A0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       }</w:t>
      </w:r>
    </w:p>
    <w:p w14:paraId="5ADB490F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</w:p>
    <w:p w14:paraId="298EA39C" w14:textId="43038AD0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prompt</w:t>
      </w:r>
      <w:proofErr w:type="spellEnd"/>
      <w:r>
        <w:rPr>
          <w:rFonts w:ascii="Consolas" w:hAnsi="Consolas"/>
          <w:color w:val="FFFFFF"/>
          <w:sz w:val="21"/>
          <w:szCs w:val="21"/>
        </w:rPr>
        <w:t>(</w:t>
      </w:r>
      <w:del w:id="83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"</w:delText>
        </w:r>
      </w:del>
      <w:ins w:id="84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«</w:t>
        </w:r>
      </w:ins>
      <w:r>
        <w:rPr>
          <w:rFonts w:ascii="Consolas" w:hAnsi="Consolas"/>
          <w:color w:val="CE9178"/>
          <w:sz w:val="21"/>
          <w:szCs w:val="21"/>
        </w:rPr>
        <w:t>x?</w:t>
      </w:r>
      <w:del w:id="85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"</w:delText>
        </w:r>
      </w:del>
      <w:ins w:id="86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»</w:t>
        </w:r>
      </w:ins>
      <w:r>
        <w:rPr>
          <w:rFonts w:ascii="Consolas" w:hAnsi="Consolas"/>
          <w:color w:val="FFFFFF"/>
          <w:sz w:val="21"/>
          <w:szCs w:val="21"/>
        </w:rPr>
        <w:t xml:space="preserve">, </w:t>
      </w:r>
      <w:del w:id="87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"</w:delText>
        </w:r>
      </w:del>
      <w:ins w:id="88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«</w:t>
        </w:r>
      </w:ins>
      <w:del w:id="89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"</w:delText>
        </w:r>
      </w:del>
      <w:ins w:id="90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»</w:t>
        </w:r>
      </w:ins>
      <w:r>
        <w:rPr>
          <w:rFonts w:ascii="Consolas" w:hAnsi="Consolas"/>
          <w:color w:val="FFFFFF"/>
          <w:sz w:val="21"/>
          <w:szCs w:val="21"/>
        </w:rPr>
        <w:t>)  </w:t>
      </w:r>
      <w:r>
        <w:rPr>
          <w:rFonts w:ascii="Consolas" w:hAnsi="Consolas"/>
          <w:color w:val="7CA668"/>
          <w:sz w:val="21"/>
          <w:szCs w:val="21"/>
        </w:rPr>
        <w:t>// Запит на введення x</w:t>
      </w:r>
    </w:p>
    <w:p w14:paraId="6027655F" w14:textId="59046742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prompt</w:t>
      </w:r>
      <w:proofErr w:type="spellEnd"/>
      <w:r>
        <w:rPr>
          <w:rFonts w:ascii="Consolas" w:hAnsi="Consolas"/>
          <w:color w:val="FFFFFF"/>
          <w:sz w:val="21"/>
          <w:szCs w:val="21"/>
        </w:rPr>
        <w:t>(</w:t>
      </w:r>
      <w:del w:id="91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"</w:delText>
        </w:r>
      </w:del>
      <w:ins w:id="92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«</w:t>
        </w:r>
      </w:ins>
      <w:r>
        <w:rPr>
          <w:rFonts w:ascii="Consolas" w:hAnsi="Consolas"/>
          <w:color w:val="CE9178"/>
          <w:sz w:val="21"/>
          <w:szCs w:val="21"/>
        </w:rPr>
        <w:t>n?</w:t>
      </w:r>
      <w:del w:id="93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"</w:delText>
        </w:r>
      </w:del>
      <w:ins w:id="94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»</w:t>
        </w:r>
      </w:ins>
      <w:r>
        <w:rPr>
          <w:rFonts w:ascii="Consolas" w:hAnsi="Consolas"/>
          <w:color w:val="FFFFFF"/>
          <w:sz w:val="21"/>
          <w:szCs w:val="21"/>
        </w:rPr>
        <w:t xml:space="preserve">, </w:t>
      </w:r>
      <w:del w:id="95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"</w:delText>
        </w:r>
      </w:del>
      <w:ins w:id="96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«</w:t>
        </w:r>
      </w:ins>
      <w:del w:id="97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"</w:delText>
        </w:r>
      </w:del>
      <w:ins w:id="98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»</w:t>
        </w:r>
      </w:ins>
      <w:r>
        <w:rPr>
          <w:rFonts w:ascii="Consolas" w:hAnsi="Consolas"/>
          <w:color w:val="FFFFFF"/>
          <w:sz w:val="21"/>
          <w:szCs w:val="21"/>
        </w:rPr>
        <w:t xml:space="preserve">) </w:t>
      </w:r>
      <w:r>
        <w:rPr>
          <w:rFonts w:ascii="Consolas" w:hAnsi="Consolas"/>
          <w:color w:val="7CA668"/>
          <w:sz w:val="21"/>
          <w:szCs w:val="21"/>
        </w:rPr>
        <w:t xml:space="preserve">// Запит на введення </w:t>
      </w:r>
      <w:proofErr w:type="spellStart"/>
      <w:r>
        <w:rPr>
          <w:rFonts w:ascii="Consolas" w:hAnsi="Consolas"/>
          <w:color w:val="7CA668"/>
          <w:sz w:val="21"/>
          <w:szCs w:val="21"/>
        </w:rPr>
        <w:t>степеня</w:t>
      </w:r>
      <w:proofErr w:type="spellEnd"/>
      <w:r>
        <w:rPr>
          <w:rFonts w:ascii="Consolas" w:hAnsi="Consolas"/>
          <w:color w:val="7CA668"/>
          <w:sz w:val="21"/>
          <w:szCs w:val="21"/>
        </w:rPr>
        <w:t xml:space="preserve"> n</w:t>
      </w:r>
    </w:p>
    <w:p w14:paraId="6268D536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(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D4D4D4"/>
          <w:sz w:val="21"/>
          <w:szCs w:val="21"/>
        </w:rPr>
        <w:t>&lt;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FFFFFF"/>
          <w:sz w:val="21"/>
          <w:szCs w:val="21"/>
        </w:rPr>
        <w:t>)</w:t>
      </w:r>
      <w:r>
        <w:rPr>
          <w:rFonts w:ascii="Consolas" w:hAnsi="Consolas"/>
          <w:color w:val="7CA668"/>
          <w:sz w:val="21"/>
          <w:szCs w:val="21"/>
        </w:rPr>
        <w:t>// Якщо степінь менше 0 (мінусові степені не обраховуємо, а будь яке число в 0 степені дає 1)</w:t>
      </w:r>
    </w:p>
    <w:p w14:paraId="6AC86171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       {  </w:t>
      </w:r>
    </w:p>
    <w:p w14:paraId="244F0A50" w14:textId="0D6736B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alert</w:t>
      </w:r>
      <w:proofErr w:type="spellEnd"/>
      <w:r>
        <w:rPr>
          <w:rFonts w:ascii="Consolas" w:hAnsi="Consolas"/>
          <w:color w:val="FFFFFF"/>
          <w:sz w:val="21"/>
          <w:szCs w:val="21"/>
        </w:rPr>
        <w:t>(</w:t>
      </w:r>
      <w:del w:id="99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'</w:delText>
        </w:r>
      </w:del>
      <w:ins w:id="100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‘</w:t>
        </w:r>
      </w:ins>
      <w:proofErr w:type="spellStart"/>
      <w:r>
        <w:rPr>
          <w:rFonts w:ascii="Consolas" w:hAnsi="Consolas"/>
          <w:color w:val="CE9178"/>
          <w:sz w:val="21"/>
          <w:szCs w:val="21"/>
        </w:rPr>
        <w:t>Степень</w:t>
      </w:r>
      <w:proofErr w:type="spellEnd"/>
      <w:r>
        <w:rPr>
          <w:rFonts w:ascii="Consolas" w:hAnsi="Consolas"/>
          <w:color w:val="CE9178"/>
          <w:sz w:val="21"/>
          <w:szCs w:val="21"/>
        </w:rPr>
        <w:t xml:space="preserve"> </w:t>
      </w:r>
      <w:del w:id="101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'</w:delText>
        </w:r>
      </w:del>
      <w:ins w:id="102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‘</w:t>
        </w:r>
      </w:ins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FFFFFF"/>
          <w:sz w:val="21"/>
          <w:szCs w:val="21"/>
        </w:rPr>
        <w:t xml:space="preserve"> </w:t>
      </w:r>
      <w:del w:id="103" w:author="Роман Шарковський" w:date="2023-04-20T19:25:00Z">
        <w:r w:rsidDel="002F6008">
          <w:rPr>
            <w:rFonts w:ascii="Consolas" w:hAnsi="Consolas"/>
            <w:color w:val="CE9178"/>
            <w:sz w:val="21"/>
            <w:szCs w:val="21"/>
          </w:rPr>
          <w:delText>'</w:delText>
        </w:r>
      </w:del>
      <w:ins w:id="104" w:author="Роман Шарковський" w:date="2023-04-20T19:25:00Z">
        <w:r>
          <w:rPr>
            <w:rFonts w:ascii="Consolas" w:hAnsi="Consolas"/>
            <w:color w:val="CE9178"/>
            <w:sz w:val="21"/>
            <w:szCs w:val="21"/>
          </w:rPr>
          <w:t>‘</w:t>
        </w:r>
      </w:ins>
      <w:r>
        <w:rPr>
          <w:rFonts w:ascii="Consolas" w:hAnsi="Consolas"/>
          <w:color w:val="CE9178"/>
          <w:sz w:val="21"/>
          <w:szCs w:val="21"/>
        </w:rPr>
        <w:t>не підтримується, введіть цілий степінь, більший 0'</w:t>
      </w:r>
      <w:r>
        <w:rPr>
          <w:rFonts w:ascii="Consolas" w:hAnsi="Consolas"/>
          <w:color w:val="FFFFFF"/>
          <w:sz w:val="21"/>
          <w:szCs w:val="21"/>
        </w:rPr>
        <w:t>)  </w:t>
      </w:r>
      <w:r>
        <w:rPr>
          <w:rFonts w:ascii="Consolas" w:hAnsi="Consolas"/>
          <w:color w:val="7CA668"/>
          <w:sz w:val="21"/>
          <w:szCs w:val="21"/>
        </w:rPr>
        <w:t>//Вивести повідомлення про помилку</w:t>
      </w:r>
    </w:p>
    <w:p w14:paraId="074B6606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       }</w:t>
      </w:r>
    </w:p>
    <w:p w14:paraId="7295A82D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FFFFFF"/>
          <w:sz w:val="21"/>
          <w:szCs w:val="21"/>
        </w:rPr>
        <w:t xml:space="preserve">  </w:t>
      </w:r>
      <w:r>
        <w:rPr>
          <w:rFonts w:ascii="Consolas" w:hAnsi="Consolas"/>
          <w:color w:val="7CA668"/>
          <w:sz w:val="21"/>
          <w:szCs w:val="21"/>
        </w:rPr>
        <w:t xml:space="preserve">// Інакше </w:t>
      </w:r>
    </w:p>
    <w:p w14:paraId="7261C8CC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       {</w:t>
      </w:r>
    </w:p>
    <w:p w14:paraId="2C611D17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 xml:space="preserve">        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alert</w:t>
      </w:r>
      <w:proofErr w:type="spellEnd"/>
      <w:r>
        <w:rPr>
          <w:rFonts w:ascii="Consolas" w:hAnsi="Consolas"/>
          <w:color w:val="FFFFFF"/>
          <w:sz w:val="21"/>
          <w:szCs w:val="21"/>
        </w:rPr>
        <w:t>(</w:t>
      </w:r>
      <w:proofErr w:type="spellStart"/>
      <w:r>
        <w:rPr>
          <w:rFonts w:ascii="Consolas" w:hAnsi="Consolas"/>
          <w:color w:val="DCDCAA"/>
          <w:sz w:val="21"/>
          <w:szCs w:val="21"/>
        </w:rPr>
        <w:t>pow</w:t>
      </w:r>
      <w:proofErr w:type="spellEnd"/>
      <w:r>
        <w:rPr>
          <w:rFonts w:ascii="Consolas" w:hAnsi="Consolas"/>
          <w:color w:val="FFFFFF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x</w:t>
      </w:r>
      <w:r>
        <w:rPr>
          <w:rFonts w:ascii="Consolas" w:hAnsi="Consolas"/>
          <w:color w:val="FFFFFF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</w:t>
      </w:r>
      <w:r>
        <w:rPr>
          <w:rFonts w:ascii="Consolas" w:hAnsi="Consolas"/>
          <w:color w:val="FFFFFF"/>
          <w:sz w:val="21"/>
          <w:szCs w:val="21"/>
        </w:rPr>
        <w:t xml:space="preserve">)) </w:t>
      </w:r>
      <w:r>
        <w:rPr>
          <w:rFonts w:ascii="Consolas" w:hAnsi="Consolas"/>
          <w:color w:val="7CA668"/>
          <w:sz w:val="21"/>
          <w:szCs w:val="21"/>
        </w:rPr>
        <w:t xml:space="preserve">// Виконати функцію </w:t>
      </w:r>
      <w:proofErr w:type="spellStart"/>
      <w:r>
        <w:rPr>
          <w:rFonts w:ascii="Consolas" w:hAnsi="Consolas"/>
          <w:color w:val="7CA668"/>
          <w:sz w:val="21"/>
          <w:szCs w:val="21"/>
        </w:rPr>
        <w:t>pow</w:t>
      </w:r>
      <w:proofErr w:type="spellEnd"/>
      <w:r>
        <w:rPr>
          <w:rFonts w:ascii="Consolas" w:hAnsi="Consolas"/>
          <w:color w:val="7CA668"/>
          <w:sz w:val="21"/>
          <w:szCs w:val="21"/>
        </w:rPr>
        <w:t>, де число x обраховується в степені n</w:t>
      </w:r>
    </w:p>
    <w:p w14:paraId="24A5D340" w14:textId="77777777" w:rsidR="002F6008" w:rsidRDefault="002F6008" w:rsidP="002F6008">
      <w:pPr>
        <w:shd w:val="clear" w:color="auto" w:fill="000000"/>
        <w:spacing w:line="285" w:lineRule="atLeast"/>
        <w:rPr>
          <w:rFonts w:ascii="Consolas" w:hAnsi="Consolas"/>
          <w:color w:val="FFFFFF"/>
          <w:sz w:val="21"/>
          <w:szCs w:val="21"/>
        </w:rPr>
      </w:pPr>
      <w:r>
        <w:rPr>
          <w:rFonts w:ascii="Consolas" w:hAnsi="Consolas"/>
          <w:color w:val="FFFFFF"/>
          <w:sz w:val="21"/>
          <w:szCs w:val="21"/>
        </w:rPr>
        <w:t>        }</w:t>
      </w:r>
    </w:p>
    <w:p w14:paraId="25B44D91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  <w:rPrChange w:id="105" w:author="Роман Шарковський" w:date="2023-04-20T19:09:00Z">
            <w:rPr/>
          </w:rPrChange>
        </w:rPr>
        <w:pPrChange w:id="106" w:author="Роман Шарковський" w:date="2023-04-20T19:11:00Z">
          <w:pPr>
            <w:pStyle w:val="ListParagraph"/>
            <w:spacing w:line="360" w:lineRule="auto"/>
            <w:jc w:val="center"/>
          </w:pPr>
        </w:pPrChange>
      </w:pPr>
    </w:p>
    <w:p w14:paraId="4EFAB8A8" w14:textId="47BB4FFF" w:rsidR="002F6008" w:rsidRDefault="002F6008">
      <w:pPr>
        <w:pStyle w:val="ListParagraph"/>
        <w:spacing w:line="360" w:lineRule="auto"/>
        <w:jc w:val="center"/>
      </w:pPr>
    </w:p>
    <w:p w14:paraId="77F8BC6E" w14:textId="31DC3BF1" w:rsidR="002F6008" w:rsidRDefault="002F6008" w:rsidP="002F6008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Зміни в коді:</w:t>
      </w:r>
    </w:p>
    <w:p w14:paraId="7FC773CC" w14:textId="2A6C9D12" w:rsidR="002F6008" w:rsidRDefault="002F6008" w:rsidP="002F6008">
      <w:pPr>
        <w:pStyle w:val="ListParagraph"/>
        <w:numPr>
          <w:ilvl w:val="0"/>
          <w:numId w:val="74"/>
        </w:numPr>
        <w:spacing w:line="360" w:lineRule="auto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Одинарні подвійні лапки в </w:t>
      </w:r>
      <w:proofErr w:type="spellStart"/>
      <w:r>
        <w:rPr>
          <w:sz w:val="28"/>
          <w:szCs w:val="28"/>
          <w:lang w:val="en-US"/>
        </w:rPr>
        <w:t>promt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замінені на цілі замкнені.</w:t>
      </w:r>
    </w:p>
    <w:p w14:paraId="23D272C3" w14:textId="566F504E" w:rsidR="002F6008" w:rsidRDefault="002F6008" w:rsidP="002F6008">
      <w:pPr>
        <w:pStyle w:val="ListParagraph"/>
        <w:numPr>
          <w:ilvl w:val="0"/>
          <w:numId w:val="74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Оформлення коду до читабельного вигляду, оператори розгалуження виставлені в окремі рядки. Дії в тілі циклу виставлені окремо, а не в один рядок із заданням параметрів циклу.</w:t>
      </w:r>
    </w:p>
    <w:p w14:paraId="07689AEE" w14:textId="68F44A70" w:rsidR="002F6008" w:rsidRDefault="002F6008" w:rsidP="002F6008">
      <w:pPr>
        <w:pStyle w:val="ListParagraph"/>
        <w:numPr>
          <w:ilvl w:val="0"/>
          <w:numId w:val="74"/>
        </w:num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Додано коментарі</w:t>
      </w:r>
    </w:p>
    <w:p w14:paraId="7ED8AC3C" w14:textId="77777777" w:rsidR="002F6008" w:rsidRDefault="002F6008">
      <w:pPr>
        <w:pStyle w:val="ListParagraph"/>
        <w:spacing w:line="360" w:lineRule="auto"/>
        <w:rPr>
          <w:rFonts w:eastAsiaTheme="minorEastAsia"/>
          <w:sz w:val="28"/>
          <w:szCs w:val="28"/>
        </w:rPr>
        <w:pPrChange w:id="107" w:author="Роман Шарковський" w:date="2023-04-20T19:19:00Z">
          <w:pPr>
            <w:pStyle w:val="ListParagraph"/>
            <w:numPr>
              <w:numId w:val="74"/>
            </w:numPr>
            <w:spacing w:line="360" w:lineRule="auto"/>
            <w:ind w:hanging="360"/>
          </w:pPr>
        </w:pPrChange>
      </w:pPr>
    </w:p>
    <w:p w14:paraId="75E8C675" w14:textId="7BCF6FD6" w:rsidR="002F6008" w:rsidRDefault="002F6008" w:rsidP="002F6008">
      <w:pPr>
        <w:spacing w:line="360" w:lineRule="auto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Перевіряємо код на сайті:</w:t>
      </w:r>
    </w:p>
    <w:p w14:paraId="60025D26" w14:textId="7BCAE039" w:rsidR="002F6008" w:rsidRDefault="002F6008">
      <w:pPr>
        <w:spacing w:line="360" w:lineRule="auto"/>
        <w:jc w:val="center"/>
        <w:rPr>
          <w:ins w:id="108" w:author="Роман Шарковський" w:date="2023-04-20T19:19:00Z"/>
          <w:rFonts w:eastAsiaTheme="minorEastAsia"/>
          <w:sz w:val="28"/>
          <w:szCs w:val="28"/>
        </w:rPr>
        <w:pPrChange w:id="109" w:author="Роман Шарковський" w:date="2023-04-20T19:21:00Z">
          <w:pPr>
            <w:spacing w:line="360" w:lineRule="auto"/>
          </w:pPr>
        </w:pPrChange>
      </w:pPr>
      <w:ins w:id="110" w:author="Роман Шарковський" w:date="2023-04-20T19:19:00Z">
        <w:r w:rsidRPr="002F6008">
          <w:rPr>
            <w:rFonts w:eastAsiaTheme="minorEastAsia"/>
            <w:noProof/>
            <w:sz w:val="28"/>
            <w:szCs w:val="28"/>
          </w:rPr>
          <w:lastRenderedPageBreak/>
          <w:drawing>
            <wp:inline distT="0" distB="0" distL="0" distR="0" wp14:anchorId="2BE9F9CF" wp14:editId="3738AB5B">
              <wp:extent cx="4600575" cy="3620269"/>
              <wp:effectExtent l="0" t="0" r="0" b="0"/>
              <wp:docPr id="224" name="Picture 2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03089" cy="3622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08E045" w14:textId="53FC069E" w:rsidR="002F6008" w:rsidRDefault="002F6008" w:rsidP="002F6008">
      <w:pPr>
        <w:spacing w:line="360" w:lineRule="auto"/>
        <w:jc w:val="center"/>
        <w:rPr>
          <w:ins w:id="111" w:author="Роман Шарковський" w:date="2023-04-20T19:19:00Z"/>
          <w:rFonts w:eastAsiaTheme="minorEastAsia"/>
          <w:sz w:val="28"/>
          <w:szCs w:val="28"/>
        </w:rPr>
      </w:pPr>
      <w:ins w:id="112" w:author="Роман Шарковський" w:date="2023-04-20T19:19:00Z">
        <w:r>
          <w:rPr>
            <w:rFonts w:eastAsiaTheme="minorEastAsia"/>
            <w:sz w:val="28"/>
            <w:szCs w:val="28"/>
          </w:rPr>
          <w:t>Рис. 1</w:t>
        </w:r>
      </w:ins>
      <w:ins w:id="113" w:author="Роман Шарковський" w:date="2023-04-20T19:23:00Z">
        <w:r>
          <w:rPr>
            <w:rFonts w:eastAsiaTheme="minorEastAsia"/>
            <w:sz w:val="28"/>
            <w:szCs w:val="28"/>
          </w:rPr>
          <w:t>.1</w:t>
        </w:r>
      </w:ins>
      <w:ins w:id="114" w:author="Роман Шарковський" w:date="2023-04-20T19:19:00Z">
        <w:r>
          <w:rPr>
            <w:rFonts w:eastAsiaTheme="minorEastAsia"/>
            <w:sz w:val="28"/>
            <w:szCs w:val="28"/>
          </w:rPr>
          <w:t xml:space="preserve"> Вигляд коду на сайті</w:t>
        </w:r>
      </w:ins>
    </w:p>
    <w:p w14:paraId="51DDEA45" w14:textId="497137B3" w:rsidR="002F6008" w:rsidRDefault="002F6008" w:rsidP="002F6008">
      <w:pPr>
        <w:spacing w:line="360" w:lineRule="auto"/>
        <w:jc w:val="center"/>
        <w:rPr>
          <w:ins w:id="115" w:author="Роман Шарковський" w:date="2023-04-20T19:19:00Z"/>
          <w:rFonts w:eastAsiaTheme="minorEastAsia"/>
          <w:sz w:val="28"/>
          <w:szCs w:val="28"/>
        </w:rPr>
      </w:pPr>
    </w:p>
    <w:p w14:paraId="1772B7AE" w14:textId="3974B1EA" w:rsidR="002F6008" w:rsidRDefault="002F6008" w:rsidP="002F6008">
      <w:pPr>
        <w:spacing w:line="360" w:lineRule="auto"/>
        <w:rPr>
          <w:ins w:id="116" w:author="Роман Шарковський" w:date="2023-04-20T19:20:00Z"/>
          <w:rFonts w:eastAsiaTheme="minorEastAsia"/>
          <w:sz w:val="28"/>
          <w:szCs w:val="28"/>
        </w:rPr>
      </w:pPr>
      <w:ins w:id="117" w:author="Роман Шарковський" w:date="2023-04-20T19:20:00Z">
        <w:r>
          <w:rPr>
            <w:rFonts w:eastAsiaTheme="minorEastAsia"/>
            <w:sz w:val="28"/>
            <w:szCs w:val="28"/>
          </w:rPr>
          <w:t>Як видно на скриншоті, помилок не виявлено.</w:t>
        </w:r>
      </w:ins>
    </w:p>
    <w:p w14:paraId="4CDA324D" w14:textId="69C89B12" w:rsidR="002F6008" w:rsidRDefault="002F6008" w:rsidP="002F6008">
      <w:pPr>
        <w:spacing w:line="360" w:lineRule="auto"/>
        <w:rPr>
          <w:ins w:id="118" w:author="Роман Шарковський" w:date="2023-04-20T19:20:00Z"/>
          <w:rFonts w:eastAsiaTheme="minorEastAsia"/>
          <w:sz w:val="28"/>
          <w:szCs w:val="28"/>
        </w:rPr>
      </w:pPr>
    </w:p>
    <w:p w14:paraId="4FF1FF58" w14:textId="70C35E6D" w:rsidR="002F6008" w:rsidRPr="002F6008" w:rsidRDefault="002F6008">
      <w:pPr>
        <w:spacing w:line="360" w:lineRule="auto"/>
        <w:rPr>
          <w:rFonts w:eastAsiaTheme="minorEastAsia"/>
          <w:sz w:val="28"/>
          <w:szCs w:val="28"/>
        </w:rPr>
      </w:pPr>
      <w:ins w:id="119" w:author="Роман Шарковський" w:date="2023-04-20T19:20:00Z">
        <w:r>
          <w:rPr>
            <w:rFonts w:eastAsiaTheme="minorEastAsia"/>
            <w:sz w:val="28"/>
            <w:szCs w:val="28"/>
          </w:rPr>
          <w:t>Перевіряємо роботу коду:</w:t>
        </w:r>
      </w:ins>
    </w:p>
    <w:p w14:paraId="192C7FED" w14:textId="77777777" w:rsidR="002F6008" w:rsidRPr="002F6008" w:rsidRDefault="002F6008">
      <w:pPr>
        <w:spacing w:line="360" w:lineRule="auto"/>
        <w:rPr>
          <w:rFonts w:eastAsiaTheme="minorEastAsia"/>
          <w:sz w:val="28"/>
          <w:szCs w:val="28"/>
          <w:rPrChange w:id="120" w:author="Роман Шарковський" w:date="2023-04-20T19:15:00Z">
            <w:rPr>
              <w:rFonts w:eastAsiaTheme="minorEastAsia"/>
            </w:rPr>
          </w:rPrChange>
        </w:rPr>
        <w:pPrChange w:id="121" w:author="Роман Шарковський" w:date="2023-04-20T19:15:00Z">
          <w:pPr>
            <w:pStyle w:val="ListParagraph"/>
            <w:spacing w:line="360" w:lineRule="auto"/>
            <w:ind w:left="0"/>
          </w:pPr>
        </w:pPrChange>
      </w:pPr>
    </w:p>
    <w:p w14:paraId="47D3682D" w14:textId="31C5F159" w:rsidR="002F6008" w:rsidRDefault="002F6008" w:rsidP="002F6008">
      <w:pPr>
        <w:pStyle w:val="ListParagraph"/>
        <w:spacing w:line="360" w:lineRule="auto"/>
        <w:ind w:left="0"/>
        <w:jc w:val="center"/>
        <w:rPr>
          <w:ins w:id="122" w:author="Роман Шарковський" w:date="2023-04-20T19:21:00Z"/>
          <w:rFonts w:eastAsiaTheme="minorEastAsia"/>
          <w:sz w:val="28"/>
          <w:szCs w:val="28"/>
        </w:rPr>
      </w:pPr>
      <w:ins w:id="123" w:author="Роман Шарковський" w:date="2023-04-20T19:21:00Z">
        <w:r w:rsidRPr="002F6008">
          <w:rPr>
            <w:rFonts w:eastAsiaTheme="minorEastAsia"/>
            <w:noProof/>
            <w:sz w:val="28"/>
            <w:szCs w:val="28"/>
          </w:rPr>
          <w:drawing>
            <wp:inline distT="0" distB="0" distL="0" distR="0" wp14:anchorId="6E109D86" wp14:editId="1FA8BA71">
              <wp:extent cx="2865119" cy="1146048"/>
              <wp:effectExtent l="0" t="0" r="0" b="0"/>
              <wp:docPr id="226" name="Picture 2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76647" cy="11506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F1ECEAB" w14:textId="62822AFD" w:rsidR="002F6008" w:rsidRDefault="002F6008" w:rsidP="002F6008">
      <w:pPr>
        <w:pStyle w:val="ListParagraph"/>
        <w:spacing w:line="360" w:lineRule="auto"/>
        <w:ind w:left="0"/>
        <w:jc w:val="center"/>
        <w:rPr>
          <w:ins w:id="124" w:author="Роман Шарковський" w:date="2023-04-20T19:21:00Z"/>
          <w:rFonts w:eastAsiaTheme="minorEastAsia"/>
          <w:sz w:val="28"/>
          <w:szCs w:val="28"/>
          <w:lang w:val="en-US"/>
        </w:rPr>
      </w:pPr>
      <w:ins w:id="125" w:author="Роман Шарковський" w:date="2023-04-20T19:21:00Z">
        <w:r>
          <w:rPr>
            <w:rFonts w:eastAsiaTheme="minorEastAsia"/>
            <w:sz w:val="28"/>
            <w:szCs w:val="28"/>
          </w:rPr>
          <w:t xml:space="preserve">Рис. </w:t>
        </w:r>
      </w:ins>
      <w:ins w:id="126" w:author="Роман Шарковський" w:date="2023-04-20T19:23:00Z">
        <w:r>
          <w:rPr>
            <w:rFonts w:eastAsiaTheme="minorEastAsia"/>
            <w:sz w:val="28"/>
            <w:szCs w:val="28"/>
          </w:rPr>
          <w:t>1.</w:t>
        </w:r>
      </w:ins>
      <w:ins w:id="127" w:author="Роман Шарковський" w:date="2023-04-20T19:21:00Z">
        <w:r>
          <w:rPr>
            <w:rFonts w:eastAsiaTheme="minorEastAsia"/>
            <w:sz w:val="28"/>
            <w:szCs w:val="28"/>
          </w:rPr>
          <w:t xml:space="preserve">2 Повідомлення введення </w:t>
        </w:r>
        <w:r>
          <w:rPr>
            <w:rFonts w:eastAsiaTheme="minorEastAsia"/>
            <w:sz w:val="28"/>
            <w:szCs w:val="28"/>
            <w:lang w:val="en-US"/>
          </w:rPr>
          <w:t>x</w:t>
        </w:r>
      </w:ins>
    </w:p>
    <w:p w14:paraId="0B9C8C44" w14:textId="27053906" w:rsidR="002F6008" w:rsidRDefault="002F6008" w:rsidP="002F6008">
      <w:pPr>
        <w:pStyle w:val="ListParagraph"/>
        <w:spacing w:line="360" w:lineRule="auto"/>
        <w:ind w:left="0"/>
        <w:jc w:val="center"/>
        <w:rPr>
          <w:ins w:id="128" w:author="Роман Шарковський" w:date="2023-04-20T19:21:00Z"/>
          <w:rFonts w:eastAsiaTheme="minorEastAsia"/>
          <w:sz w:val="28"/>
          <w:szCs w:val="28"/>
          <w:lang w:val="en-US"/>
        </w:rPr>
      </w:pPr>
    </w:p>
    <w:p w14:paraId="0E6968F5" w14:textId="24219559" w:rsidR="002F6008" w:rsidRDefault="002F6008" w:rsidP="002F6008">
      <w:pPr>
        <w:pStyle w:val="ListParagraph"/>
        <w:spacing w:line="360" w:lineRule="auto"/>
        <w:ind w:left="0"/>
        <w:jc w:val="center"/>
        <w:rPr>
          <w:ins w:id="129" w:author="Роман Шарковський" w:date="2023-04-20T19:23:00Z"/>
          <w:rFonts w:eastAsiaTheme="minorEastAsia"/>
          <w:sz w:val="28"/>
          <w:szCs w:val="28"/>
          <w:lang w:val="en-US"/>
        </w:rPr>
      </w:pPr>
      <w:ins w:id="130" w:author="Роман Шарковський" w:date="2023-04-20T19:23:00Z">
        <w:r w:rsidRPr="002F6008">
          <w:rPr>
            <w:rFonts w:eastAsiaTheme="minorEastAsia"/>
            <w:noProof/>
            <w:sz w:val="28"/>
            <w:szCs w:val="28"/>
            <w:lang w:val="en-US"/>
          </w:rPr>
          <w:drawing>
            <wp:inline distT="0" distB="0" distL="0" distR="0" wp14:anchorId="46A50EF9" wp14:editId="2A554415">
              <wp:extent cx="2876550" cy="1136288"/>
              <wp:effectExtent l="0" t="0" r="0" b="6985"/>
              <wp:docPr id="227" name="Picture 2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91915" cy="11423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6B4841" w14:textId="75D08285" w:rsidR="002F6008" w:rsidRDefault="002F6008" w:rsidP="002F6008">
      <w:pPr>
        <w:pStyle w:val="ListParagraph"/>
        <w:spacing w:line="360" w:lineRule="auto"/>
        <w:ind w:left="0"/>
        <w:jc w:val="center"/>
        <w:rPr>
          <w:ins w:id="131" w:author="Роман Шарковський" w:date="2023-04-20T19:24:00Z"/>
          <w:rFonts w:eastAsiaTheme="minorEastAsia"/>
          <w:sz w:val="28"/>
          <w:szCs w:val="28"/>
          <w:lang w:val="en-US"/>
        </w:rPr>
      </w:pPr>
      <w:ins w:id="132" w:author="Роман Шарковський" w:date="2023-04-20T19:23:00Z">
        <w:r>
          <w:rPr>
            <w:rFonts w:eastAsiaTheme="minorEastAsia"/>
            <w:sz w:val="28"/>
            <w:szCs w:val="28"/>
          </w:rPr>
          <w:t xml:space="preserve">Рис. </w:t>
        </w:r>
      </w:ins>
      <w:ins w:id="133" w:author="Роман Шарковський" w:date="2023-04-20T19:24:00Z">
        <w:r>
          <w:rPr>
            <w:rFonts w:eastAsiaTheme="minorEastAsia"/>
            <w:sz w:val="28"/>
            <w:szCs w:val="28"/>
          </w:rPr>
          <w:t xml:space="preserve">1.3 Повідомлення введення </w:t>
        </w:r>
        <w:r>
          <w:rPr>
            <w:rFonts w:eastAsiaTheme="minorEastAsia"/>
            <w:sz w:val="28"/>
            <w:szCs w:val="28"/>
            <w:lang w:val="en-US"/>
          </w:rPr>
          <w:t>n</w:t>
        </w:r>
      </w:ins>
    </w:p>
    <w:p w14:paraId="5B2C28BE" w14:textId="4823E7C0" w:rsidR="002F6008" w:rsidRDefault="002F6008" w:rsidP="002F6008">
      <w:pPr>
        <w:pStyle w:val="ListParagraph"/>
        <w:spacing w:line="360" w:lineRule="auto"/>
        <w:ind w:left="0"/>
        <w:jc w:val="center"/>
        <w:rPr>
          <w:ins w:id="134" w:author="Роман Шарковський" w:date="2023-04-20T19:24:00Z"/>
          <w:rFonts w:eastAsiaTheme="minorEastAsia"/>
          <w:sz w:val="28"/>
          <w:szCs w:val="28"/>
          <w:lang w:val="en-US"/>
        </w:rPr>
      </w:pPr>
    </w:p>
    <w:p w14:paraId="247E8BB7" w14:textId="25C2B297" w:rsidR="002F6008" w:rsidRDefault="002F6008" w:rsidP="002F6008">
      <w:pPr>
        <w:pStyle w:val="ListParagraph"/>
        <w:spacing w:line="360" w:lineRule="auto"/>
        <w:ind w:left="0"/>
        <w:jc w:val="center"/>
        <w:rPr>
          <w:ins w:id="135" w:author="Роман Шарковський" w:date="2023-04-20T19:24:00Z"/>
          <w:rFonts w:eastAsiaTheme="minorEastAsia"/>
          <w:sz w:val="28"/>
          <w:szCs w:val="28"/>
          <w:lang w:val="en-US"/>
        </w:rPr>
      </w:pPr>
    </w:p>
    <w:p w14:paraId="394A0CCB" w14:textId="68D99B97" w:rsidR="002F6008" w:rsidRDefault="002F6008" w:rsidP="002F6008">
      <w:pPr>
        <w:pStyle w:val="ListParagraph"/>
        <w:spacing w:line="360" w:lineRule="auto"/>
        <w:ind w:left="0"/>
        <w:jc w:val="center"/>
        <w:rPr>
          <w:ins w:id="136" w:author="Роман Шарковський" w:date="2023-04-20T19:24:00Z"/>
          <w:rFonts w:eastAsiaTheme="minorEastAsia"/>
          <w:sz w:val="28"/>
          <w:szCs w:val="28"/>
          <w:lang w:val="en-US"/>
        </w:rPr>
      </w:pPr>
    </w:p>
    <w:p w14:paraId="7F32D382" w14:textId="04A9DCA3" w:rsidR="002F6008" w:rsidRDefault="002F6008" w:rsidP="002F6008">
      <w:pPr>
        <w:pStyle w:val="ListParagraph"/>
        <w:spacing w:line="360" w:lineRule="auto"/>
        <w:ind w:left="0"/>
        <w:jc w:val="center"/>
        <w:rPr>
          <w:ins w:id="137" w:author="Роман Шарковський" w:date="2023-04-20T19:24:00Z"/>
          <w:rFonts w:eastAsiaTheme="minorEastAsia"/>
          <w:sz w:val="28"/>
          <w:szCs w:val="28"/>
          <w:lang w:val="en-US"/>
        </w:rPr>
      </w:pPr>
      <w:ins w:id="138" w:author="Роман Шарковський" w:date="2023-04-20T19:24:00Z">
        <w:r w:rsidRPr="002F6008">
          <w:rPr>
            <w:rFonts w:eastAsiaTheme="minorEastAsia"/>
            <w:noProof/>
            <w:sz w:val="28"/>
            <w:szCs w:val="28"/>
            <w:lang w:val="en-US"/>
          </w:rPr>
          <w:lastRenderedPageBreak/>
          <w:drawing>
            <wp:inline distT="0" distB="0" distL="0" distR="0" wp14:anchorId="2EFA2FF1" wp14:editId="6417EB47">
              <wp:extent cx="3068956" cy="915781"/>
              <wp:effectExtent l="0" t="0" r="0" b="0"/>
              <wp:docPr id="228" name="Picture 2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81486" cy="9195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820487" w14:textId="6C0D199F" w:rsidR="002F6008" w:rsidRDefault="002F6008" w:rsidP="002F6008">
      <w:pPr>
        <w:pStyle w:val="ListParagraph"/>
        <w:spacing w:line="360" w:lineRule="auto"/>
        <w:ind w:left="0"/>
        <w:jc w:val="center"/>
        <w:rPr>
          <w:ins w:id="139" w:author="Роман Шарковський" w:date="2023-04-20T19:24:00Z"/>
          <w:rFonts w:eastAsiaTheme="minorEastAsia"/>
          <w:sz w:val="28"/>
          <w:szCs w:val="28"/>
        </w:rPr>
      </w:pPr>
      <w:ins w:id="140" w:author="Роман Шарковський" w:date="2023-04-20T19:24:00Z">
        <w:r>
          <w:rPr>
            <w:rFonts w:eastAsiaTheme="minorEastAsia"/>
            <w:sz w:val="28"/>
            <w:szCs w:val="28"/>
          </w:rPr>
          <w:t>Рис. 1.4 Результат</w:t>
        </w:r>
      </w:ins>
    </w:p>
    <w:p w14:paraId="4D9CD9D4" w14:textId="155D779B" w:rsidR="002F6008" w:rsidRDefault="002F6008" w:rsidP="002F6008">
      <w:pPr>
        <w:pStyle w:val="ListParagraph"/>
        <w:spacing w:line="360" w:lineRule="auto"/>
        <w:ind w:left="0"/>
        <w:jc w:val="center"/>
        <w:rPr>
          <w:ins w:id="141" w:author="Роман Шарковський" w:date="2023-04-20T19:24:00Z"/>
          <w:rFonts w:eastAsiaTheme="minorEastAsia"/>
          <w:sz w:val="28"/>
          <w:szCs w:val="28"/>
        </w:rPr>
      </w:pPr>
    </w:p>
    <w:p w14:paraId="3DC223C4" w14:textId="00F3F9AE" w:rsidR="002F6008" w:rsidRPr="002F6008" w:rsidRDefault="002F6008">
      <w:pPr>
        <w:pStyle w:val="ListParagraph"/>
        <w:spacing w:line="360" w:lineRule="auto"/>
        <w:ind w:left="0"/>
        <w:rPr>
          <w:ins w:id="142" w:author="Роман Шарковський" w:date="2023-04-20T19:21:00Z"/>
          <w:rFonts w:eastAsiaTheme="minorEastAsia"/>
          <w:sz w:val="28"/>
          <w:szCs w:val="28"/>
          <w:rPrChange w:id="143" w:author="Роман Шарковський" w:date="2023-04-20T19:24:00Z">
            <w:rPr>
              <w:ins w:id="144" w:author="Роман Шарковський" w:date="2023-04-20T19:21:00Z"/>
              <w:rFonts w:eastAsiaTheme="minorEastAsia"/>
              <w:sz w:val="28"/>
              <w:szCs w:val="28"/>
              <w:lang w:val="en-US"/>
            </w:rPr>
          </w:rPrChange>
        </w:rPr>
        <w:pPrChange w:id="145" w:author="Роман Шарковський" w:date="2023-04-20T19:24:00Z">
          <w:pPr>
            <w:pStyle w:val="ListParagraph"/>
            <w:spacing w:line="360" w:lineRule="auto"/>
            <w:ind w:left="0"/>
            <w:jc w:val="center"/>
          </w:pPr>
        </w:pPrChange>
      </w:pPr>
      <w:ins w:id="146" w:author="Роман Шарковський" w:date="2023-04-20T19:24:00Z">
        <w:r>
          <w:rPr>
            <w:rFonts w:eastAsiaTheme="minorEastAsia"/>
            <w:sz w:val="28"/>
            <w:szCs w:val="28"/>
          </w:rPr>
          <w:t>Перевірка</w:t>
        </w:r>
      </w:ins>
      <w:ins w:id="147" w:author="Роман Шарковський" w:date="2023-04-20T19:25:00Z">
        <w:r>
          <w:rPr>
            <w:rFonts w:eastAsiaTheme="minorEastAsia"/>
            <w:sz w:val="28"/>
            <w:szCs w:val="28"/>
          </w:rPr>
          <w:t xml:space="preserve">: </w:t>
        </w:r>
      </w:ins>
      <w:ins w:id="148" w:author="Роман Шарковський" w:date="2023-04-20T19:24:00Z">
        <w:r>
          <w:rPr>
            <w:rFonts w:eastAsiaTheme="minorEastAsia"/>
            <w:sz w:val="28"/>
            <w:szCs w:val="28"/>
          </w:rPr>
          <w:t>3*3*3 = 27, код працює</w:t>
        </w:r>
      </w:ins>
      <w:ins w:id="149" w:author="Роман Шарковський" w:date="2023-04-20T19:25:00Z">
        <w:r>
          <w:rPr>
            <w:rFonts w:eastAsiaTheme="minorEastAsia"/>
            <w:sz w:val="28"/>
            <w:szCs w:val="28"/>
          </w:rPr>
          <w:t xml:space="preserve"> правильно</w:t>
        </w:r>
      </w:ins>
      <w:ins w:id="150" w:author="Роман Шарковський" w:date="2023-04-20T19:24:00Z">
        <w:r>
          <w:rPr>
            <w:rFonts w:eastAsiaTheme="minorEastAsia"/>
            <w:sz w:val="28"/>
            <w:szCs w:val="28"/>
          </w:rPr>
          <w:t>.</w:t>
        </w:r>
      </w:ins>
    </w:p>
    <w:p w14:paraId="7BD90985" w14:textId="77777777" w:rsidR="002F6008" w:rsidRPr="002F6008" w:rsidRDefault="002F6008">
      <w:pPr>
        <w:pStyle w:val="ListParagraph"/>
        <w:spacing w:line="360" w:lineRule="auto"/>
        <w:ind w:left="0"/>
        <w:jc w:val="center"/>
        <w:rPr>
          <w:rFonts w:eastAsiaTheme="minorEastAsia"/>
          <w:sz w:val="28"/>
          <w:szCs w:val="28"/>
          <w:lang w:val="en-US"/>
          <w:rPrChange w:id="151" w:author="Роман Шарковський" w:date="2023-04-20T19:25:00Z">
            <w:rPr/>
          </w:rPrChange>
        </w:rPr>
        <w:pPrChange w:id="152" w:author="Роман Шарковський" w:date="2023-04-20T19:20:00Z">
          <w:pPr>
            <w:pStyle w:val="ListParagraph"/>
            <w:spacing w:line="360" w:lineRule="auto"/>
            <w:jc w:val="center"/>
          </w:pPr>
        </w:pPrChange>
      </w:pPr>
    </w:p>
    <w:p w14:paraId="6CA237F0" w14:textId="44FAD86F" w:rsidR="002F6008" w:rsidRPr="002F6008" w:rsidRDefault="002F6008">
      <w:pPr>
        <w:pStyle w:val="ListParagraph"/>
        <w:numPr>
          <w:ilvl w:val="0"/>
          <w:numId w:val="73"/>
        </w:numPr>
        <w:spacing w:line="360" w:lineRule="auto"/>
        <w:ind w:left="567" w:hanging="567"/>
        <w:rPr>
          <w:sz w:val="28"/>
          <w:szCs w:val="28"/>
          <w:rPrChange w:id="153" w:author="Роман Шарковський" w:date="2023-04-20T19:25:00Z">
            <w:rPr/>
          </w:rPrChange>
        </w:rPr>
        <w:pPrChange w:id="154" w:author="Роман Шарковський" w:date="2023-04-20T19:26:00Z">
          <w:pPr>
            <w:pStyle w:val="ListParagraph"/>
            <w:spacing w:line="360" w:lineRule="auto"/>
            <w:jc w:val="center"/>
          </w:pPr>
        </w:pPrChange>
      </w:pPr>
      <w:ins w:id="155" w:author="Роман Шарковський" w:date="2023-04-20T19:26:00Z">
        <w:r w:rsidRPr="002F6008">
          <w:rPr>
            <w:sz w:val="28"/>
            <w:szCs w:val="28"/>
          </w:rPr>
          <w:t>Створіть вебсторінку, яка запитує ім’я та виводить його. Інтегруйте JavaScript код в html за допомогою зовнішнього посилання.</w:t>
        </w:r>
      </w:ins>
    </w:p>
    <w:p w14:paraId="5642E6C3" w14:textId="5F9BB37C" w:rsidR="002F6008" w:rsidRPr="002F6008" w:rsidRDefault="002F6008">
      <w:pPr>
        <w:pStyle w:val="ListParagraph"/>
        <w:spacing w:line="360" w:lineRule="auto"/>
        <w:jc w:val="center"/>
        <w:rPr>
          <w:sz w:val="28"/>
          <w:szCs w:val="28"/>
          <w:rPrChange w:id="156" w:author="Роман Шарковський" w:date="2023-04-20T19:25:00Z">
            <w:rPr/>
          </w:rPrChange>
        </w:rPr>
      </w:pPr>
    </w:p>
    <w:p w14:paraId="7341846B" w14:textId="0FA70D8A" w:rsidR="002F6008" w:rsidRDefault="002F6008" w:rsidP="002F6008">
      <w:pPr>
        <w:pStyle w:val="ListParagraph"/>
        <w:spacing w:line="360" w:lineRule="auto"/>
        <w:ind w:left="0"/>
        <w:rPr>
          <w:ins w:id="157" w:author="Роман Шарковський" w:date="2023-04-20T20:16:00Z"/>
          <w:sz w:val="28"/>
          <w:szCs w:val="28"/>
        </w:rPr>
      </w:pPr>
      <w:ins w:id="158" w:author="Роман Шарковський" w:date="2023-04-20T20:16:00Z">
        <w:r>
          <w:rPr>
            <w:sz w:val="28"/>
            <w:szCs w:val="28"/>
          </w:rPr>
          <w:t>Лістинг програми:</w:t>
        </w:r>
      </w:ins>
    </w:p>
    <w:p w14:paraId="16BF1CEF" w14:textId="3CC5C056" w:rsidR="002F6008" w:rsidRDefault="002F6008" w:rsidP="002F6008">
      <w:pPr>
        <w:pStyle w:val="ListParagraph"/>
        <w:spacing w:line="360" w:lineRule="auto"/>
        <w:ind w:left="0"/>
        <w:rPr>
          <w:ins w:id="159" w:author="Роман Шарковський" w:date="2023-04-20T20:16:00Z"/>
          <w:sz w:val="28"/>
          <w:szCs w:val="28"/>
        </w:rPr>
      </w:pPr>
    </w:p>
    <w:p w14:paraId="09706FF9" w14:textId="45C645FE" w:rsidR="002F6008" w:rsidRDefault="002F6008" w:rsidP="002F6008">
      <w:pPr>
        <w:pStyle w:val="ListParagraph"/>
        <w:spacing w:line="360" w:lineRule="auto"/>
        <w:ind w:left="0"/>
        <w:rPr>
          <w:ins w:id="160" w:author="Роман Шарковський" w:date="2023-04-20T20:16:00Z"/>
          <w:sz w:val="28"/>
          <w:szCs w:val="28"/>
          <w:lang w:val="en-US"/>
        </w:rPr>
      </w:pPr>
      <w:ins w:id="161" w:author="Роман Шарковський" w:date="2023-04-20T20:16:00Z">
        <w:r>
          <w:rPr>
            <w:sz w:val="28"/>
            <w:szCs w:val="28"/>
            <w:lang w:val="en-US"/>
          </w:rPr>
          <w:t>html LB1 t2:</w:t>
        </w:r>
      </w:ins>
    </w:p>
    <w:p w14:paraId="11F757FD" w14:textId="77777777" w:rsidR="002F6008" w:rsidRDefault="002F6008" w:rsidP="002F6008">
      <w:pPr>
        <w:shd w:val="clear" w:color="auto" w:fill="000000"/>
        <w:spacing w:line="285" w:lineRule="atLeast"/>
        <w:rPr>
          <w:ins w:id="162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63" w:author="Роман Шарковський" w:date="2023-04-20T20:17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8F73371" w14:textId="77777777" w:rsidR="002F6008" w:rsidRDefault="002F6008" w:rsidP="002F6008">
      <w:pPr>
        <w:shd w:val="clear" w:color="auto" w:fill="000000"/>
        <w:spacing w:line="285" w:lineRule="atLeast"/>
        <w:rPr>
          <w:ins w:id="164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65" w:author="Роман Шарковський" w:date="2023-04-20T20:17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E7D5F2D" w14:textId="77777777" w:rsidR="002F6008" w:rsidRDefault="002F6008" w:rsidP="002F6008">
      <w:pPr>
        <w:shd w:val="clear" w:color="auto" w:fill="000000"/>
        <w:spacing w:line="285" w:lineRule="atLeast"/>
        <w:rPr>
          <w:ins w:id="166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67" w:author="Роман Шарковський" w:date="2023-04-20T20:1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AB9151E" w14:textId="77777777" w:rsidR="002F6008" w:rsidRDefault="002F6008" w:rsidP="002F6008">
      <w:pPr>
        <w:shd w:val="clear" w:color="auto" w:fill="000000"/>
        <w:spacing w:line="285" w:lineRule="atLeast"/>
        <w:rPr>
          <w:ins w:id="168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69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396BFC96" w14:textId="77777777" w:rsidR="002F6008" w:rsidRDefault="002F6008" w:rsidP="002F6008">
      <w:pPr>
        <w:shd w:val="clear" w:color="auto" w:fill="000000"/>
        <w:spacing w:line="285" w:lineRule="atLeast"/>
        <w:rPr>
          <w:ins w:id="170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71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Заголовок --&gt;</w:t>
        </w:r>
      </w:ins>
    </w:p>
    <w:p w14:paraId="7EC5D46A" w14:textId="77777777" w:rsidR="002F6008" w:rsidRDefault="002F6008" w:rsidP="002F6008">
      <w:pPr>
        <w:shd w:val="clear" w:color="auto" w:fill="000000"/>
        <w:spacing w:line="285" w:lineRule="atLeast"/>
        <w:rPr>
          <w:ins w:id="172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73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2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0672E31E" w14:textId="77777777" w:rsidR="002F6008" w:rsidRDefault="002F6008" w:rsidP="002F6008">
      <w:pPr>
        <w:shd w:val="clear" w:color="auto" w:fill="000000"/>
        <w:spacing w:line="285" w:lineRule="atLeast"/>
        <w:rPr>
          <w:ins w:id="174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75" w:author="Роман Шарковський" w:date="2023-04-20T20:17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07FAC13" w14:textId="77777777" w:rsidR="002F6008" w:rsidRDefault="002F6008" w:rsidP="002F6008">
      <w:pPr>
        <w:shd w:val="clear" w:color="auto" w:fill="000000"/>
        <w:spacing w:line="285" w:lineRule="atLeast"/>
        <w:rPr>
          <w:ins w:id="176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77" w:author="Роман Шарковський" w:date="2023-04-20T20:1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CF914E4" w14:textId="77777777" w:rsidR="002F6008" w:rsidRDefault="002F6008" w:rsidP="002F6008">
      <w:pPr>
        <w:shd w:val="clear" w:color="auto" w:fill="000000"/>
        <w:spacing w:line="285" w:lineRule="atLeast"/>
        <w:rPr>
          <w:ins w:id="178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79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Поле для введення --&gt;</w:t>
        </w:r>
      </w:ins>
    </w:p>
    <w:p w14:paraId="3AA34D51" w14:textId="77777777" w:rsidR="002F6008" w:rsidRDefault="002F6008" w:rsidP="002F6008">
      <w:pPr>
        <w:shd w:val="clear" w:color="auto" w:fill="000000"/>
        <w:spacing w:line="285" w:lineRule="atLeast"/>
        <w:rPr>
          <w:ins w:id="180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81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type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text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input_name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5D9DD3E" w14:textId="77777777" w:rsidR="002F6008" w:rsidRDefault="002F6008" w:rsidP="002F6008">
      <w:pPr>
        <w:shd w:val="clear" w:color="auto" w:fill="000000"/>
        <w:spacing w:line="285" w:lineRule="atLeast"/>
        <w:rPr>
          <w:ins w:id="182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83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Кнопка --&gt;</w:t>
        </w:r>
      </w:ins>
    </w:p>
    <w:p w14:paraId="32094B92" w14:textId="77777777" w:rsidR="002F6008" w:rsidRDefault="002F6008" w:rsidP="002F6008">
      <w:pPr>
        <w:shd w:val="clear" w:color="auto" w:fill="000000"/>
        <w:spacing w:line="285" w:lineRule="atLeast"/>
        <w:rPr>
          <w:ins w:id="184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85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button_name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OK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9A4F4C9" w14:textId="77777777" w:rsidR="002F6008" w:rsidRDefault="002F6008" w:rsidP="002F6008">
      <w:pPr>
        <w:shd w:val="clear" w:color="auto" w:fill="000000"/>
        <w:spacing w:line="285" w:lineRule="atLeast"/>
        <w:rPr>
          <w:ins w:id="186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87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Блок для виведення результату --&gt;</w:t>
        </w:r>
      </w:ins>
    </w:p>
    <w:p w14:paraId="384F8734" w14:textId="77777777" w:rsidR="002F6008" w:rsidRDefault="002F6008" w:rsidP="002F6008">
      <w:pPr>
        <w:shd w:val="clear" w:color="auto" w:fill="000000"/>
        <w:spacing w:line="285" w:lineRule="atLeast"/>
        <w:rPr>
          <w:ins w:id="188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89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E02BAF8" w14:textId="77777777" w:rsidR="002F6008" w:rsidRDefault="002F6008" w:rsidP="002F6008">
      <w:pPr>
        <w:shd w:val="clear" w:color="auto" w:fill="000000"/>
        <w:spacing w:line="285" w:lineRule="atLeast"/>
        <w:rPr>
          <w:ins w:id="190" w:author="Роман Шарковський" w:date="2023-04-20T20:17:00Z"/>
          <w:rFonts w:ascii="Consolas" w:hAnsi="Consolas"/>
          <w:color w:val="FFFFFF"/>
          <w:sz w:val="21"/>
          <w:szCs w:val="21"/>
        </w:rPr>
      </w:pPr>
    </w:p>
    <w:p w14:paraId="29CB9735" w14:textId="77777777" w:rsidR="002F6008" w:rsidRDefault="002F6008" w:rsidP="002F6008">
      <w:pPr>
        <w:shd w:val="clear" w:color="auto" w:fill="000000"/>
        <w:spacing w:line="285" w:lineRule="atLeast"/>
        <w:rPr>
          <w:ins w:id="191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92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Підключення зовнішнього JavaScript-файлу з іменем "t2 jscode.js" --&gt;</w:t>
        </w:r>
      </w:ins>
    </w:p>
    <w:p w14:paraId="0274A14D" w14:textId="77777777" w:rsidR="002F6008" w:rsidRDefault="002F6008" w:rsidP="002F6008">
      <w:pPr>
        <w:shd w:val="clear" w:color="auto" w:fill="000000"/>
        <w:spacing w:line="285" w:lineRule="atLeast"/>
        <w:rPr>
          <w:ins w:id="193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94" w:author="Роман Шарковський" w:date="2023-04-20T20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src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"t2 jscode.js"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4F5CC0AB" w14:textId="77777777" w:rsidR="002F6008" w:rsidRDefault="002F6008" w:rsidP="002F6008">
      <w:pPr>
        <w:shd w:val="clear" w:color="auto" w:fill="000000"/>
        <w:spacing w:line="285" w:lineRule="atLeast"/>
        <w:rPr>
          <w:ins w:id="195" w:author="Роман Шарковський" w:date="2023-04-20T20:17:00Z"/>
          <w:rFonts w:ascii="Consolas" w:hAnsi="Consolas"/>
          <w:color w:val="FFFFFF"/>
          <w:sz w:val="21"/>
          <w:szCs w:val="21"/>
        </w:rPr>
      </w:pPr>
      <w:ins w:id="196" w:author="Роман Шарковський" w:date="2023-04-20T20:17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277ECE0" w14:textId="77777777" w:rsidR="002F6008" w:rsidRPr="002F6008" w:rsidRDefault="002F6008">
      <w:pPr>
        <w:pStyle w:val="ListParagraph"/>
        <w:spacing w:line="360" w:lineRule="auto"/>
        <w:ind w:left="0"/>
        <w:rPr>
          <w:sz w:val="28"/>
          <w:szCs w:val="28"/>
          <w:lang w:val="en-US"/>
          <w:rPrChange w:id="197" w:author="Роман Шарковський" w:date="2023-04-20T20:16:00Z">
            <w:rPr/>
          </w:rPrChange>
        </w:rPr>
        <w:pPrChange w:id="198" w:author="Роман Шарковський" w:date="2023-04-20T20:16:00Z">
          <w:pPr>
            <w:pStyle w:val="ListParagraph"/>
            <w:spacing w:line="360" w:lineRule="auto"/>
            <w:jc w:val="center"/>
          </w:pPr>
        </w:pPrChange>
      </w:pPr>
    </w:p>
    <w:p w14:paraId="1CFBF1E5" w14:textId="2C32D0A9" w:rsidR="002F6008" w:rsidRDefault="002F6008" w:rsidP="002F6008">
      <w:pPr>
        <w:pStyle w:val="ListParagraph"/>
        <w:spacing w:line="360" w:lineRule="auto"/>
        <w:ind w:left="0"/>
        <w:jc w:val="both"/>
        <w:rPr>
          <w:ins w:id="199" w:author="Роман Шарковський" w:date="2023-04-20T20:23:00Z"/>
          <w:sz w:val="28"/>
          <w:szCs w:val="28"/>
          <w:lang w:val="en-US"/>
        </w:rPr>
      </w:pPr>
      <w:ins w:id="200" w:author="Роман Шарковський" w:date="2023-04-20T20:17:00Z">
        <w:r>
          <w:rPr>
            <w:sz w:val="28"/>
            <w:szCs w:val="28"/>
            <w:lang w:val="en-US"/>
          </w:rPr>
          <w:t>J</w:t>
        </w:r>
      </w:ins>
      <w:ins w:id="201" w:author="Роман Шарковський" w:date="2023-04-21T16:18:00Z">
        <w:r w:rsidR="007E5457">
          <w:rPr>
            <w:sz w:val="28"/>
            <w:szCs w:val="28"/>
            <w:lang w:val="en-US"/>
          </w:rPr>
          <w:t>s</w:t>
        </w:r>
      </w:ins>
      <w:ins w:id="202" w:author="Роман Шарковський" w:date="2023-04-20T20:17:00Z">
        <w:r>
          <w:rPr>
            <w:sz w:val="28"/>
            <w:szCs w:val="28"/>
            <w:lang w:val="en-US"/>
          </w:rPr>
          <w:t>:</w:t>
        </w:r>
      </w:ins>
    </w:p>
    <w:p w14:paraId="5D6257BB" w14:textId="77777777" w:rsidR="002F6008" w:rsidRDefault="002F6008" w:rsidP="002F6008">
      <w:pPr>
        <w:shd w:val="clear" w:color="auto" w:fill="000000"/>
        <w:spacing w:line="285" w:lineRule="atLeast"/>
        <w:rPr>
          <w:ins w:id="203" w:author="Роман Шарковський" w:date="2023-04-20T20:24:00Z"/>
          <w:rFonts w:ascii="Consolas" w:hAnsi="Consolas"/>
          <w:color w:val="7CA668"/>
          <w:sz w:val="21"/>
          <w:szCs w:val="21"/>
        </w:rPr>
      </w:pPr>
      <w:proofErr w:type="spellStart"/>
      <w:ins w:id="204" w:author="Роман Шарковський" w:date="2023-04-20T20:23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input_name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input_name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>// Змінна отримує посилання</w:t>
        </w:r>
      </w:ins>
    </w:p>
    <w:p w14:paraId="1C908F7D" w14:textId="3E51A637" w:rsidR="002F6008" w:rsidRPr="002F6008" w:rsidRDefault="002F6008" w:rsidP="002F6008">
      <w:pPr>
        <w:shd w:val="clear" w:color="auto" w:fill="000000"/>
        <w:spacing w:line="285" w:lineRule="atLeast"/>
        <w:rPr>
          <w:ins w:id="205" w:author="Роман Шарковський" w:date="2023-04-20T20:23:00Z"/>
          <w:rFonts w:ascii="Consolas" w:hAnsi="Consolas"/>
          <w:color w:val="7CA668"/>
          <w:sz w:val="21"/>
          <w:szCs w:val="21"/>
          <w:rPrChange w:id="206" w:author="Роман Шарковський" w:date="2023-04-20T20:24:00Z">
            <w:rPr>
              <w:ins w:id="207" w:author="Роман Шарковський" w:date="2023-04-20T20:23:00Z"/>
              <w:rFonts w:ascii="Consolas" w:hAnsi="Consolas"/>
              <w:color w:val="FFFFFF"/>
              <w:sz w:val="21"/>
              <w:szCs w:val="21"/>
            </w:rPr>
          </w:rPrChange>
        </w:rPr>
      </w:pPr>
      <w:ins w:id="208" w:author="Роман Шарковський" w:date="2023-04-20T20:24:00Z">
        <w:r>
          <w:rPr>
            <w:rFonts w:ascii="Consolas" w:hAnsi="Consolas"/>
            <w:color w:val="7CA668"/>
            <w:sz w:val="21"/>
            <w:szCs w:val="21"/>
          </w:rPr>
          <w:t>н</w:t>
        </w:r>
      </w:ins>
      <w:ins w:id="209" w:author="Роман Шарковський" w:date="2023-04-20T20:23:00Z">
        <w:r>
          <w:rPr>
            <w:rFonts w:ascii="Consolas" w:hAnsi="Consolas"/>
            <w:color w:val="7CA668"/>
            <w:sz w:val="21"/>
            <w:szCs w:val="21"/>
          </w:rPr>
          <w:t>а</w:t>
        </w:r>
      </w:ins>
      <w:ins w:id="210" w:author="Роман Шарковський" w:date="2023-04-20T20:24:00Z">
        <w:r>
          <w:rPr>
            <w:rFonts w:ascii="Consolas" w:hAnsi="Consolas"/>
            <w:color w:val="7CA668"/>
            <w:sz w:val="21"/>
            <w:szCs w:val="21"/>
          </w:rPr>
          <w:t xml:space="preserve"> </w:t>
        </w:r>
      </w:ins>
      <w:ins w:id="211" w:author="Роман Шарковський" w:date="2023-04-20T20:23:00Z">
        <w:r>
          <w:rPr>
            <w:rFonts w:ascii="Consolas" w:hAnsi="Consolas"/>
            <w:color w:val="7CA668"/>
            <w:sz w:val="21"/>
            <w:szCs w:val="21"/>
          </w:rPr>
          <w:t xml:space="preserve">елемент веб-сторінки за (ID) </w:t>
        </w:r>
      </w:ins>
    </w:p>
    <w:p w14:paraId="70DD7BF5" w14:textId="20CC9347" w:rsidR="002F6008" w:rsidRDefault="002F6008" w:rsidP="002F6008">
      <w:pPr>
        <w:shd w:val="clear" w:color="auto" w:fill="000000"/>
        <w:spacing w:line="285" w:lineRule="atLeast"/>
        <w:rPr>
          <w:ins w:id="212" w:author="Роман Шарковський" w:date="2023-04-20T20:23:00Z"/>
          <w:rFonts w:ascii="Consolas" w:hAnsi="Consolas"/>
          <w:color w:val="FFFFFF"/>
          <w:sz w:val="21"/>
          <w:szCs w:val="21"/>
        </w:rPr>
      </w:pPr>
      <w:proofErr w:type="spellStart"/>
      <w:ins w:id="213" w:author="Роман Шарковський" w:date="2023-04-20T20:23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button_name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button_name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 xml:space="preserve">// Змінна отримує посилання </w:t>
        </w:r>
      </w:ins>
      <w:ins w:id="214" w:author="Роман Шарковський" w:date="2023-04-20T20:24:00Z">
        <w:r>
          <w:rPr>
            <w:rFonts w:ascii="Consolas" w:hAnsi="Consolas"/>
            <w:color w:val="7CA668"/>
            <w:sz w:val="21"/>
            <w:szCs w:val="21"/>
          </w:rPr>
          <w:t>н</w:t>
        </w:r>
      </w:ins>
      <w:ins w:id="215" w:author="Роман Шарковський" w:date="2023-04-20T20:23:00Z">
        <w:r>
          <w:rPr>
            <w:rFonts w:ascii="Consolas" w:hAnsi="Consolas"/>
            <w:color w:val="7CA668"/>
            <w:sz w:val="21"/>
            <w:szCs w:val="21"/>
          </w:rPr>
          <w:t xml:space="preserve">а елемент веб-сторінки за (ID) </w:t>
        </w:r>
      </w:ins>
    </w:p>
    <w:p w14:paraId="7BE96621" w14:textId="633AC54F" w:rsidR="002F6008" w:rsidRDefault="002F6008" w:rsidP="002F6008">
      <w:pPr>
        <w:shd w:val="clear" w:color="auto" w:fill="000000"/>
        <w:spacing w:line="285" w:lineRule="atLeast"/>
        <w:rPr>
          <w:ins w:id="216" w:author="Роман Шарковський" w:date="2023-04-20T20:23:00Z"/>
          <w:rFonts w:ascii="Consolas" w:hAnsi="Consolas"/>
          <w:color w:val="FFFFFF"/>
          <w:sz w:val="21"/>
          <w:szCs w:val="21"/>
        </w:rPr>
      </w:pPr>
      <w:proofErr w:type="spellStart"/>
      <w:ins w:id="217" w:author="Роман Шарковський" w:date="2023-04-20T20:23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 xml:space="preserve">// Змінна отримує посилання </w:t>
        </w:r>
      </w:ins>
      <w:ins w:id="218" w:author="Роман Шарковський" w:date="2023-04-20T20:24:00Z">
        <w:r>
          <w:rPr>
            <w:rFonts w:ascii="Consolas" w:hAnsi="Consolas"/>
            <w:color w:val="7CA668"/>
            <w:sz w:val="21"/>
            <w:szCs w:val="21"/>
          </w:rPr>
          <w:t>н</w:t>
        </w:r>
      </w:ins>
      <w:ins w:id="219" w:author="Роман Шарковський" w:date="2023-04-20T20:23:00Z">
        <w:r>
          <w:rPr>
            <w:rFonts w:ascii="Consolas" w:hAnsi="Consolas"/>
            <w:color w:val="7CA668"/>
            <w:sz w:val="21"/>
            <w:szCs w:val="21"/>
          </w:rPr>
          <w:t xml:space="preserve">а елемент веб-сторінки за (ID) </w:t>
        </w:r>
      </w:ins>
    </w:p>
    <w:p w14:paraId="2256DBE4" w14:textId="77777777" w:rsidR="002F6008" w:rsidRPr="002F6008" w:rsidRDefault="002F6008">
      <w:pPr>
        <w:pStyle w:val="ListParagraph"/>
        <w:spacing w:line="360" w:lineRule="auto"/>
        <w:ind w:left="0"/>
        <w:jc w:val="both"/>
        <w:rPr>
          <w:sz w:val="28"/>
          <w:szCs w:val="28"/>
          <w:lang w:val="en-US"/>
          <w:rPrChange w:id="220" w:author="Роман Шарковський" w:date="2023-04-20T20:17:00Z">
            <w:rPr/>
          </w:rPrChange>
        </w:rPr>
        <w:pPrChange w:id="221" w:author="Роман Шарковський" w:date="2023-04-20T20:17:00Z">
          <w:pPr>
            <w:pStyle w:val="ListParagraph"/>
            <w:spacing w:line="360" w:lineRule="auto"/>
            <w:jc w:val="center"/>
          </w:pPr>
        </w:pPrChange>
      </w:pPr>
    </w:p>
    <w:p w14:paraId="0AF7179C" w14:textId="3B681D35" w:rsidR="002F6008" w:rsidRDefault="002F6008" w:rsidP="00170D1C">
      <w:pPr>
        <w:pStyle w:val="ListParagraph"/>
        <w:spacing w:line="360" w:lineRule="auto"/>
        <w:rPr>
          <w:ins w:id="222" w:author="Роман Шарковський" w:date="2023-04-20T20:41:00Z"/>
          <w:rFonts w:eastAsia="Calibri"/>
          <w:sz w:val="28"/>
          <w:szCs w:val="28"/>
        </w:rPr>
      </w:pPr>
    </w:p>
    <w:p w14:paraId="24355C69" w14:textId="77777777" w:rsidR="00170D1C" w:rsidRPr="002F6008" w:rsidRDefault="00170D1C" w:rsidP="00170D1C">
      <w:pPr>
        <w:pStyle w:val="ListParagraph"/>
        <w:spacing w:line="360" w:lineRule="auto"/>
        <w:rPr>
          <w:rFonts w:eastAsia="Calibri"/>
          <w:sz w:val="28"/>
          <w:szCs w:val="28"/>
          <w:rPrChange w:id="223" w:author="Роман Шарковський" w:date="2023-04-20T19:25:00Z">
            <w:rPr>
              <w:rFonts w:eastAsiaTheme="minorEastAsia"/>
              <w:sz w:val="28"/>
              <w:szCs w:val="28"/>
              <w:lang w:val="en-US"/>
            </w:rPr>
          </w:rPrChange>
        </w:rPr>
        <w:pPrChange w:id="224" w:author="Роман Шарковський" w:date="2023-04-20T20:41:00Z">
          <w:pPr>
            <w:spacing w:line="360" w:lineRule="auto"/>
          </w:pPr>
        </w:pPrChange>
      </w:pPr>
    </w:p>
    <w:p w14:paraId="57FC5826" w14:textId="77777777" w:rsidR="002F6008" w:rsidRDefault="002F6008" w:rsidP="002F6008">
      <w:pPr>
        <w:shd w:val="clear" w:color="auto" w:fill="000000"/>
        <w:spacing w:line="285" w:lineRule="atLeast"/>
        <w:rPr>
          <w:ins w:id="225" w:author="Роман Шарковський" w:date="2023-04-20T20:24:00Z"/>
          <w:rFonts w:ascii="Consolas" w:hAnsi="Consolas"/>
          <w:color w:val="7CA668"/>
          <w:sz w:val="21"/>
          <w:szCs w:val="21"/>
        </w:rPr>
      </w:pPr>
      <w:ins w:id="226" w:author="Роман Шарковський" w:date="2023-04-20T20:23:00Z">
        <w:r>
          <w:rPr>
            <w:rFonts w:ascii="Consolas" w:hAnsi="Consolas"/>
            <w:color w:val="9CDCFE"/>
            <w:sz w:val="21"/>
            <w:szCs w:val="21"/>
          </w:rPr>
          <w:lastRenderedPageBreak/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button_name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addEventListener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click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getname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>// Обробник подій призначає функцію</w:t>
        </w:r>
      </w:ins>
    </w:p>
    <w:p w14:paraId="0C58339A" w14:textId="02D8F359" w:rsidR="002F6008" w:rsidRDefault="002F6008" w:rsidP="002F6008">
      <w:pPr>
        <w:shd w:val="clear" w:color="auto" w:fill="000000"/>
        <w:spacing w:line="285" w:lineRule="atLeast"/>
        <w:rPr>
          <w:ins w:id="227" w:author="Роман Шарковський" w:date="2023-04-20T20:23:00Z"/>
          <w:rFonts w:ascii="Consolas" w:hAnsi="Consolas"/>
          <w:color w:val="FFFFFF"/>
          <w:sz w:val="21"/>
          <w:szCs w:val="21"/>
        </w:rPr>
      </w:pPr>
      <w:proofErr w:type="spellStart"/>
      <w:ins w:id="228" w:author="Роман Шарковський" w:date="2023-04-20T20:23:00Z">
        <w:r>
          <w:rPr>
            <w:rFonts w:ascii="Consolas" w:hAnsi="Consolas"/>
            <w:color w:val="7CA668"/>
            <w:sz w:val="21"/>
            <w:szCs w:val="21"/>
          </w:rPr>
          <w:t>getname</w:t>
        </w:r>
        <w:proofErr w:type="spellEnd"/>
        <w:r>
          <w:rPr>
            <w:rFonts w:ascii="Consolas" w:hAnsi="Consolas"/>
            <w:color w:val="7CA668"/>
            <w:sz w:val="21"/>
            <w:szCs w:val="21"/>
          </w:rPr>
          <w:t xml:space="preserve"> при дії натискання</w:t>
        </w:r>
      </w:ins>
    </w:p>
    <w:p w14:paraId="2EC0426F" w14:textId="77777777" w:rsidR="002F6008" w:rsidRDefault="002F6008" w:rsidP="002F6008">
      <w:pPr>
        <w:shd w:val="clear" w:color="auto" w:fill="000000"/>
        <w:spacing w:line="285" w:lineRule="atLeast"/>
        <w:rPr>
          <w:ins w:id="229" w:author="Роман Шарковський" w:date="2023-04-20T20:23:00Z"/>
          <w:rFonts w:ascii="Consolas" w:hAnsi="Consolas"/>
          <w:color w:val="FFFFFF"/>
          <w:sz w:val="21"/>
          <w:szCs w:val="21"/>
        </w:rPr>
      </w:pPr>
    </w:p>
    <w:p w14:paraId="20C16B9A" w14:textId="77777777" w:rsidR="002F6008" w:rsidRDefault="002F6008" w:rsidP="002F6008">
      <w:pPr>
        <w:shd w:val="clear" w:color="auto" w:fill="000000"/>
        <w:spacing w:line="285" w:lineRule="atLeast"/>
        <w:rPr>
          <w:ins w:id="230" w:author="Роман Шарковський" w:date="2023-04-20T20:23:00Z"/>
          <w:rFonts w:ascii="Consolas" w:hAnsi="Consolas"/>
          <w:color w:val="FFFFFF"/>
          <w:sz w:val="21"/>
          <w:szCs w:val="21"/>
        </w:rPr>
      </w:pPr>
      <w:proofErr w:type="spellStart"/>
      <w:ins w:id="231" w:author="Роман Шарковський" w:date="2023-04-20T20:23:00Z">
        <w:r>
          <w:rPr>
            <w:rFonts w:ascii="Consolas" w:hAnsi="Consolas"/>
            <w:color w:val="569CD6"/>
            <w:sz w:val="21"/>
            <w:szCs w:val="21"/>
          </w:rPr>
          <w:t>function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getname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() </w:t>
        </w:r>
        <w:r>
          <w:rPr>
            <w:rFonts w:ascii="Consolas" w:hAnsi="Consolas"/>
            <w:color w:val="7CA668"/>
            <w:sz w:val="21"/>
            <w:szCs w:val="21"/>
          </w:rPr>
          <w:t>// Функція отримання імені</w:t>
        </w:r>
      </w:ins>
    </w:p>
    <w:p w14:paraId="3749AD2A" w14:textId="77777777" w:rsidR="002F6008" w:rsidRDefault="002F6008" w:rsidP="002F6008">
      <w:pPr>
        <w:shd w:val="clear" w:color="auto" w:fill="000000"/>
        <w:spacing w:line="285" w:lineRule="atLeast"/>
        <w:rPr>
          <w:ins w:id="232" w:author="Роман Шарковський" w:date="2023-04-20T20:23:00Z"/>
          <w:rFonts w:ascii="Consolas" w:hAnsi="Consolas"/>
          <w:color w:val="FFFFFF"/>
          <w:sz w:val="21"/>
          <w:szCs w:val="21"/>
        </w:rPr>
      </w:pPr>
      <w:ins w:id="233" w:author="Роман Шарковський" w:date="2023-04-20T20:23:00Z">
        <w:r>
          <w:rPr>
            <w:rFonts w:ascii="Consolas" w:hAnsi="Consolas"/>
            <w:color w:val="FFFFFF"/>
            <w:sz w:val="21"/>
            <w:szCs w:val="21"/>
          </w:rPr>
          <w:t>{</w:t>
        </w:r>
      </w:ins>
    </w:p>
    <w:p w14:paraId="20850345" w14:textId="77777777" w:rsidR="002F6008" w:rsidRDefault="002F6008" w:rsidP="002F6008">
      <w:pPr>
        <w:shd w:val="clear" w:color="auto" w:fill="000000"/>
        <w:spacing w:line="285" w:lineRule="atLeast"/>
        <w:rPr>
          <w:ins w:id="234" w:author="Роман Шарковський" w:date="2023-04-20T20:23:00Z"/>
          <w:rFonts w:ascii="Consolas" w:hAnsi="Consolas"/>
          <w:color w:val="FFFFFF"/>
          <w:sz w:val="21"/>
          <w:szCs w:val="21"/>
        </w:rPr>
      </w:pPr>
      <w:ins w:id="235" w:author="Роман Шарковський" w:date="2023-04-20T20:2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name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input_name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value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7CA668"/>
            <w:sz w:val="21"/>
            <w:szCs w:val="21"/>
          </w:rPr>
          <w:t xml:space="preserve">// Змінна </w:t>
        </w:r>
        <w:proofErr w:type="spellStart"/>
        <w:r>
          <w:rPr>
            <w:rFonts w:ascii="Consolas" w:hAnsi="Consolas"/>
            <w:color w:val="7CA668"/>
            <w:sz w:val="21"/>
            <w:szCs w:val="21"/>
          </w:rPr>
          <w:t>name</w:t>
        </w:r>
        <w:proofErr w:type="spellEnd"/>
        <w:r>
          <w:rPr>
            <w:rFonts w:ascii="Consolas" w:hAnsi="Consolas"/>
            <w:color w:val="7CA668"/>
            <w:sz w:val="21"/>
            <w:szCs w:val="21"/>
          </w:rPr>
          <w:t xml:space="preserve"> отримує значення, витягнуте з </w:t>
        </w:r>
        <w:proofErr w:type="spellStart"/>
        <w:r>
          <w:rPr>
            <w:rFonts w:ascii="Consolas" w:hAnsi="Consolas"/>
            <w:color w:val="7CA668"/>
            <w:sz w:val="21"/>
            <w:szCs w:val="21"/>
          </w:rPr>
          <w:t>полля</w:t>
        </w:r>
        <w:proofErr w:type="spellEnd"/>
        <w:r>
          <w:rPr>
            <w:rFonts w:ascii="Consolas" w:hAnsi="Consolas"/>
            <w:color w:val="7CA668"/>
            <w:sz w:val="21"/>
            <w:szCs w:val="21"/>
          </w:rPr>
          <w:t xml:space="preserve"> вводу </w:t>
        </w:r>
        <w:proofErr w:type="spellStart"/>
        <w:r>
          <w:rPr>
            <w:rFonts w:ascii="Consolas" w:hAnsi="Consolas"/>
            <w:color w:val="7CA668"/>
            <w:sz w:val="21"/>
            <w:szCs w:val="21"/>
          </w:rPr>
          <w:t>input_name</w:t>
        </w:r>
        <w:proofErr w:type="spellEnd"/>
      </w:ins>
    </w:p>
    <w:p w14:paraId="29DB2DD5" w14:textId="5AB6A2E8" w:rsidR="002F6008" w:rsidRDefault="002F6008" w:rsidP="002F6008">
      <w:pPr>
        <w:shd w:val="clear" w:color="auto" w:fill="000000"/>
        <w:spacing w:line="285" w:lineRule="atLeast"/>
        <w:rPr>
          <w:ins w:id="236" w:author="Роман Шарковський" w:date="2023-04-20T20:23:00Z"/>
          <w:rFonts w:ascii="Consolas" w:hAnsi="Consolas"/>
          <w:color w:val="FFFFFF"/>
          <w:sz w:val="21"/>
          <w:szCs w:val="21"/>
        </w:rPr>
      </w:pPr>
      <w:ins w:id="237" w:author="Роман Шарковський" w:date="2023-04-20T20:2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</w:ins>
      <w:ins w:id="238" w:author="Роман Шарковський" w:date="2023-04-20T20:48:00Z">
        <w:r w:rsidR="00170D1C">
          <w:rPr>
            <w:rFonts w:ascii="Consolas" w:hAnsi="Consolas"/>
            <w:color w:val="FFFFFF"/>
            <w:sz w:val="21"/>
            <w:szCs w:val="21"/>
          </w:rPr>
          <w:t xml:space="preserve">    </w:t>
        </w:r>
        <w:r w:rsidR="00170D1C"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 w:rsidR="00170D1C">
          <w:rPr>
            <w:rFonts w:ascii="Consolas" w:hAnsi="Consolas"/>
            <w:color w:val="9CDCFE"/>
            <w:sz w:val="21"/>
            <w:szCs w:val="21"/>
          </w:rPr>
          <w:t>result</w:t>
        </w:r>
        <w:r w:rsidR="00170D1C">
          <w:rPr>
            <w:rFonts w:ascii="Consolas" w:hAnsi="Consolas"/>
            <w:color w:val="FFFFFF"/>
            <w:sz w:val="21"/>
            <w:szCs w:val="21"/>
          </w:rPr>
          <w:t>.</w:t>
        </w:r>
        <w:r w:rsidR="00170D1C"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 w:rsidR="00170D1C">
          <w:rPr>
            <w:rFonts w:ascii="Consolas" w:hAnsi="Consolas"/>
            <w:color w:val="FFFFFF"/>
            <w:sz w:val="21"/>
            <w:szCs w:val="21"/>
          </w:rPr>
          <w:t xml:space="preserve"> </w:t>
        </w:r>
        <w:r w:rsidR="00170D1C">
          <w:rPr>
            <w:rFonts w:ascii="Consolas" w:hAnsi="Consolas"/>
            <w:color w:val="D4D4D4"/>
            <w:sz w:val="21"/>
            <w:szCs w:val="21"/>
          </w:rPr>
          <w:t>=</w:t>
        </w:r>
        <w:r w:rsidR="00170D1C">
          <w:rPr>
            <w:rFonts w:ascii="Consolas" w:hAnsi="Consolas"/>
            <w:color w:val="FFFFFF"/>
            <w:sz w:val="21"/>
            <w:szCs w:val="21"/>
          </w:rPr>
          <w:t xml:space="preserve"> </w:t>
        </w:r>
        <w:r w:rsidR="00170D1C">
          <w:rPr>
            <w:rFonts w:ascii="Consolas" w:hAnsi="Consolas"/>
            <w:color w:val="CE9178"/>
            <w:sz w:val="21"/>
            <w:szCs w:val="21"/>
          </w:rPr>
          <w:t>"Ваше ім'я: "</w:t>
        </w:r>
        <w:r w:rsidR="00170D1C">
          <w:rPr>
            <w:rFonts w:ascii="Consolas" w:hAnsi="Consolas"/>
            <w:color w:val="FFFFFF"/>
            <w:sz w:val="21"/>
            <w:szCs w:val="21"/>
          </w:rPr>
          <w:t xml:space="preserve"> </w:t>
        </w:r>
        <w:r w:rsidR="00170D1C">
          <w:rPr>
            <w:rFonts w:ascii="Consolas" w:hAnsi="Consolas"/>
            <w:color w:val="D4D4D4"/>
            <w:sz w:val="21"/>
            <w:szCs w:val="21"/>
          </w:rPr>
          <w:t>+</w:t>
        </w:r>
        <w:r w:rsidR="00170D1C"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 w:rsidR="00170D1C">
          <w:rPr>
            <w:rFonts w:ascii="Consolas" w:hAnsi="Consolas"/>
            <w:color w:val="9CDCFE"/>
            <w:sz w:val="21"/>
            <w:szCs w:val="21"/>
          </w:rPr>
          <w:t>name</w:t>
        </w:r>
        <w:proofErr w:type="spellEnd"/>
        <w:r w:rsidR="00170D1C">
          <w:rPr>
            <w:rFonts w:ascii="Consolas" w:hAnsi="Consolas"/>
            <w:color w:val="FFFFFF"/>
            <w:sz w:val="21"/>
            <w:szCs w:val="21"/>
          </w:rPr>
          <w:t xml:space="preserve">; </w:t>
        </w:r>
        <w:r w:rsidR="00170D1C">
          <w:rPr>
            <w:rFonts w:ascii="Consolas" w:hAnsi="Consolas"/>
            <w:color w:val="7CA668"/>
            <w:sz w:val="21"/>
            <w:szCs w:val="21"/>
          </w:rPr>
          <w:t xml:space="preserve">// Встановлення значення змінної </w:t>
        </w:r>
        <w:proofErr w:type="spellStart"/>
        <w:r w:rsidR="00170D1C">
          <w:rPr>
            <w:rFonts w:ascii="Consolas" w:hAnsi="Consolas"/>
            <w:color w:val="7CA668"/>
            <w:sz w:val="21"/>
            <w:szCs w:val="21"/>
          </w:rPr>
          <w:t>name</w:t>
        </w:r>
        <w:proofErr w:type="spellEnd"/>
        <w:r w:rsidR="00170D1C">
          <w:rPr>
            <w:rFonts w:ascii="Consolas" w:hAnsi="Consolas"/>
            <w:color w:val="7CA668"/>
            <w:sz w:val="21"/>
            <w:szCs w:val="21"/>
          </w:rPr>
          <w:t xml:space="preserve"> як вмісту </w:t>
        </w:r>
        <w:proofErr w:type="spellStart"/>
        <w:r w:rsidR="00170D1C">
          <w:rPr>
            <w:rFonts w:ascii="Consolas" w:hAnsi="Consolas"/>
            <w:color w:val="7CA668"/>
            <w:sz w:val="21"/>
            <w:szCs w:val="21"/>
          </w:rPr>
          <w:t>result</w:t>
        </w:r>
      </w:ins>
      <w:proofErr w:type="spellEnd"/>
    </w:p>
    <w:p w14:paraId="587A0DF5" w14:textId="77777777" w:rsidR="002F6008" w:rsidRDefault="002F6008" w:rsidP="002F6008">
      <w:pPr>
        <w:shd w:val="clear" w:color="auto" w:fill="000000"/>
        <w:spacing w:line="285" w:lineRule="atLeast"/>
        <w:rPr>
          <w:ins w:id="239" w:author="Роман Шарковський" w:date="2023-04-20T20:23:00Z"/>
          <w:rFonts w:ascii="Consolas" w:hAnsi="Consolas"/>
          <w:color w:val="FFFFFF"/>
          <w:sz w:val="21"/>
          <w:szCs w:val="21"/>
        </w:rPr>
      </w:pPr>
      <w:ins w:id="240" w:author="Роман Шарковський" w:date="2023-04-20T20:23:00Z">
        <w:r>
          <w:rPr>
            <w:rFonts w:ascii="Consolas" w:hAnsi="Consolas"/>
            <w:color w:val="FFFFFF"/>
            <w:sz w:val="21"/>
            <w:szCs w:val="21"/>
          </w:rPr>
          <w:t>}</w:t>
        </w:r>
      </w:ins>
    </w:p>
    <w:p w14:paraId="7A27F9F7" w14:textId="60B06294" w:rsidR="006E7D5F" w:rsidDel="002F6008" w:rsidRDefault="006E7D5F" w:rsidP="002F6008">
      <w:pPr>
        <w:pStyle w:val="ListParagraph"/>
        <w:spacing w:line="360" w:lineRule="auto"/>
        <w:ind w:left="0"/>
        <w:rPr>
          <w:del w:id="241" w:author="Роман Шарковський" w:date="2023-04-03T16:11:00Z"/>
          <w:sz w:val="28"/>
          <w:szCs w:val="28"/>
          <w:lang w:val="en-US"/>
        </w:rPr>
      </w:pPr>
    </w:p>
    <w:p w14:paraId="69C2C3C5" w14:textId="6FDD4E01" w:rsidR="002F6008" w:rsidRDefault="002F6008" w:rsidP="002F6008">
      <w:pPr>
        <w:pStyle w:val="ListParagraph"/>
        <w:spacing w:line="360" w:lineRule="auto"/>
        <w:ind w:left="0"/>
        <w:rPr>
          <w:ins w:id="242" w:author="Роман Шарковський" w:date="2023-04-20T20:24:00Z"/>
          <w:sz w:val="28"/>
          <w:szCs w:val="28"/>
          <w:lang w:val="en-US"/>
        </w:rPr>
      </w:pPr>
    </w:p>
    <w:p w14:paraId="18067CB8" w14:textId="6EFAF606" w:rsidR="002F6008" w:rsidRDefault="002F6008" w:rsidP="002F6008">
      <w:pPr>
        <w:pStyle w:val="ListParagraph"/>
        <w:spacing w:line="360" w:lineRule="auto"/>
        <w:ind w:left="0"/>
        <w:rPr>
          <w:ins w:id="243" w:author="Роман Шарковський" w:date="2023-04-20T20:24:00Z"/>
          <w:sz w:val="28"/>
          <w:szCs w:val="28"/>
        </w:rPr>
      </w:pPr>
      <w:ins w:id="244" w:author="Роман Шарковський" w:date="2023-04-20T20:24:00Z">
        <w:r>
          <w:rPr>
            <w:sz w:val="28"/>
            <w:szCs w:val="28"/>
          </w:rPr>
          <w:t xml:space="preserve">Виконання: </w:t>
        </w:r>
      </w:ins>
    </w:p>
    <w:p w14:paraId="2CBD248A" w14:textId="6F2F8C62" w:rsidR="002F6008" w:rsidRDefault="002F6008" w:rsidP="002F6008">
      <w:pPr>
        <w:pStyle w:val="ListParagraph"/>
        <w:spacing w:line="360" w:lineRule="auto"/>
        <w:ind w:left="0"/>
        <w:rPr>
          <w:ins w:id="245" w:author="Роман Шарковський" w:date="2023-04-20T20:24:00Z"/>
          <w:sz w:val="28"/>
          <w:szCs w:val="28"/>
        </w:rPr>
      </w:pPr>
    </w:p>
    <w:p w14:paraId="0E298C08" w14:textId="7E374810" w:rsidR="002F6008" w:rsidRDefault="006158B7" w:rsidP="002F6008">
      <w:pPr>
        <w:pStyle w:val="ListParagraph"/>
        <w:spacing w:line="360" w:lineRule="auto"/>
        <w:ind w:left="0"/>
        <w:jc w:val="center"/>
        <w:rPr>
          <w:ins w:id="246" w:author="Роман Шарковський" w:date="2023-04-20T20:25:00Z"/>
          <w:sz w:val="28"/>
          <w:szCs w:val="28"/>
        </w:rPr>
      </w:pPr>
      <w:ins w:id="247" w:author="Роман Шарковський" w:date="2023-04-20T20:54:00Z">
        <w:r w:rsidRPr="006158B7">
          <w:rPr>
            <w:sz w:val="28"/>
            <w:szCs w:val="28"/>
          </w:rPr>
          <w:drawing>
            <wp:inline distT="0" distB="0" distL="0" distR="0" wp14:anchorId="29D48AB8" wp14:editId="59DA86E4">
              <wp:extent cx="2896004" cy="790685"/>
              <wp:effectExtent l="0" t="0" r="0" b="9525"/>
              <wp:docPr id="235" name="Picture 2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96004" cy="790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232A25" w14:textId="61717D48" w:rsidR="002F6008" w:rsidRDefault="002F6008" w:rsidP="002F6008">
      <w:pPr>
        <w:pStyle w:val="ListParagraph"/>
        <w:spacing w:line="360" w:lineRule="auto"/>
        <w:ind w:left="0"/>
        <w:jc w:val="center"/>
        <w:rPr>
          <w:ins w:id="248" w:author="Роман Шарковський" w:date="2023-04-20T20:25:00Z"/>
          <w:sz w:val="28"/>
          <w:szCs w:val="28"/>
        </w:rPr>
      </w:pPr>
      <w:ins w:id="249" w:author="Роман Шарковський" w:date="2023-04-20T20:25:00Z">
        <w:r>
          <w:rPr>
            <w:sz w:val="28"/>
            <w:szCs w:val="28"/>
          </w:rPr>
          <w:t>Рис. 2.1 Результат виконання коду</w:t>
        </w:r>
      </w:ins>
    </w:p>
    <w:p w14:paraId="59E029FE" w14:textId="07B7D243" w:rsidR="002F6008" w:rsidRDefault="002F6008" w:rsidP="002F6008">
      <w:pPr>
        <w:pStyle w:val="ListParagraph"/>
        <w:spacing w:line="360" w:lineRule="auto"/>
        <w:ind w:left="0"/>
        <w:jc w:val="center"/>
        <w:rPr>
          <w:ins w:id="250" w:author="Роман Шарковський" w:date="2023-04-20T20:25:00Z"/>
          <w:sz w:val="28"/>
          <w:szCs w:val="28"/>
        </w:rPr>
      </w:pPr>
    </w:p>
    <w:p w14:paraId="05D42B24" w14:textId="77777777" w:rsidR="002F6008" w:rsidRDefault="002F6008">
      <w:pPr>
        <w:pStyle w:val="ListParagraph"/>
        <w:numPr>
          <w:ilvl w:val="0"/>
          <w:numId w:val="73"/>
        </w:numPr>
        <w:spacing w:line="360" w:lineRule="auto"/>
        <w:ind w:left="567" w:hanging="567"/>
        <w:rPr>
          <w:ins w:id="251" w:author="Роман Шарковський" w:date="2023-04-20T20:26:00Z"/>
          <w:sz w:val="28"/>
          <w:szCs w:val="28"/>
        </w:rPr>
        <w:pPrChange w:id="252" w:author="Роман Шарковський" w:date="2023-04-20T20:26:00Z">
          <w:pPr>
            <w:pStyle w:val="ListParagraph"/>
            <w:numPr>
              <w:numId w:val="73"/>
            </w:numPr>
            <w:spacing w:line="360" w:lineRule="auto"/>
            <w:ind w:left="1080" w:hanging="360"/>
          </w:pPr>
        </w:pPrChange>
      </w:pPr>
      <w:ins w:id="253" w:author="Роман Шарковський" w:date="2023-04-20T20:26:00Z">
        <w:r w:rsidRPr="002F6008">
          <w:rPr>
            <w:sz w:val="28"/>
            <w:szCs w:val="28"/>
          </w:rPr>
          <w:t xml:space="preserve">Виконайте наступні завдання: </w:t>
        </w:r>
      </w:ins>
    </w:p>
    <w:p w14:paraId="794E5BDC" w14:textId="2E59E4BF" w:rsidR="002F6008" w:rsidRDefault="002F6008" w:rsidP="002F6008">
      <w:pPr>
        <w:pStyle w:val="ListParagraph"/>
        <w:numPr>
          <w:ilvl w:val="0"/>
          <w:numId w:val="75"/>
        </w:numPr>
        <w:spacing w:line="360" w:lineRule="auto"/>
        <w:ind w:left="567" w:hanging="567"/>
        <w:rPr>
          <w:ins w:id="254" w:author="Роман Шарковський" w:date="2023-04-20T20:41:00Z"/>
          <w:sz w:val="28"/>
          <w:szCs w:val="28"/>
        </w:rPr>
      </w:pPr>
      <w:ins w:id="255" w:author="Роман Шарковський" w:date="2023-04-20T20:26:00Z">
        <w:r w:rsidRPr="002F6008">
          <w:rPr>
            <w:sz w:val="28"/>
            <w:szCs w:val="28"/>
          </w:rPr>
          <w:t xml:space="preserve"> Запитайте у користувача рік народження, порахуйте, скільки йому років і виведіть результат. Поточний рік вкажіть у коді як константу. </w:t>
        </w:r>
      </w:ins>
    </w:p>
    <w:p w14:paraId="49A9517F" w14:textId="1FBA8603" w:rsidR="00170D1C" w:rsidRDefault="00170D1C" w:rsidP="00170D1C">
      <w:pPr>
        <w:spacing w:line="360" w:lineRule="auto"/>
        <w:rPr>
          <w:ins w:id="256" w:author="Роман Шарковський" w:date="2023-04-20T20:41:00Z"/>
          <w:sz w:val="28"/>
          <w:szCs w:val="28"/>
        </w:rPr>
      </w:pPr>
    </w:p>
    <w:p w14:paraId="51B3E8B8" w14:textId="6AD9285C" w:rsidR="00170D1C" w:rsidRDefault="00170D1C" w:rsidP="00170D1C">
      <w:pPr>
        <w:spacing w:line="360" w:lineRule="auto"/>
        <w:rPr>
          <w:ins w:id="257" w:author="Роман Шарковський" w:date="2023-04-20T20:41:00Z"/>
          <w:sz w:val="28"/>
          <w:szCs w:val="28"/>
        </w:rPr>
      </w:pPr>
      <w:ins w:id="258" w:author="Роман Шарковський" w:date="2023-04-20T20:41:00Z">
        <w:r>
          <w:rPr>
            <w:sz w:val="28"/>
            <w:szCs w:val="28"/>
          </w:rPr>
          <w:t>Лістинг програми:</w:t>
        </w:r>
      </w:ins>
    </w:p>
    <w:p w14:paraId="46D3FFEE" w14:textId="77777777" w:rsidR="00E71114" w:rsidRDefault="00E71114" w:rsidP="00E71114">
      <w:pPr>
        <w:shd w:val="clear" w:color="auto" w:fill="000000"/>
        <w:spacing w:line="285" w:lineRule="atLeast"/>
        <w:rPr>
          <w:ins w:id="259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60" w:author="Роман Шарковський" w:date="2023-04-20T22:19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E0E1804" w14:textId="77777777" w:rsidR="00E71114" w:rsidRDefault="00E71114" w:rsidP="00E71114">
      <w:pPr>
        <w:shd w:val="clear" w:color="auto" w:fill="000000"/>
        <w:spacing w:line="285" w:lineRule="atLeast"/>
        <w:rPr>
          <w:ins w:id="261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62" w:author="Роман Шарковський" w:date="2023-04-20T22:19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DBC2108" w14:textId="77777777" w:rsidR="00E71114" w:rsidRDefault="00E71114" w:rsidP="00E71114">
      <w:pPr>
        <w:shd w:val="clear" w:color="auto" w:fill="000000"/>
        <w:spacing w:line="285" w:lineRule="atLeast"/>
        <w:rPr>
          <w:ins w:id="263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64" w:author="Роман Шарковський" w:date="2023-04-20T22:19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54BDFA4" w14:textId="77777777" w:rsidR="00E71114" w:rsidRDefault="00E71114" w:rsidP="00E71114">
      <w:pPr>
        <w:shd w:val="clear" w:color="auto" w:fill="000000"/>
        <w:spacing w:line="285" w:lineRule="atLeast"/>
        <w:rPr>
          <w:ins w:id="265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66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ACF3EBD" w14:textId="77777777" w:rsidR="00E71114" w:rsidRDefault="00E71114" w:rsidP="00E71114">
      <w:pPr>
        <w:shd w:val="clear" w:color="auto" w:fill="000000"/>
        <w:spacing w:line="285" w:lineRule="atLeast"/>
        <w:rPr>
          <w:ins w:id="267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68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>     </w:t>
        </w:r>
        <w:r>
          <w:rPr>
            <w:rFonts w:ascii="Consolas" w:hAnsi="Consolas"/>
            <w:color w:val="7CA668"/>
            <w:sz w:val="21"/>
            <w:szCs w:val="21"/>
          </w:rPr>
          <w:t>&lt;!-- Заголовок --&gt;</w:t>
        </w:r>
      </w:ins>
    </w:p>
    <w:p w14:paraId="0BA6C04A" w14:textId="77777777" w:rsidR="00E71114" w:rsidRDefault="00E71114" w:rsidP="00E71114">
      <w:pPr>
        <w:shd w:val="clear" w:color="auto" w:fill="000000"/>
        <w:spacing w:line="285" w:lineRule="atLeast"/>
        <w:rPr>
          <w:ins w:id="269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70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3.1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172B9261" w14:textId="77777777" w:rsidR="00E71114" w:rsidRDefault="00E71114" w:rsidP="00E71114">
      <w:pPr>
        <w:shd w:val="clear" w:color="auto" w:fill="000000"/>
        <w:spacing w:line="285" w:lineRule="atLeast"/>
        <w:rPr>
          <w:ins w:id="271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72" w:author="Роман Шарковський" w:date="2023-04-20T22:19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D9B4F41" w14:textId="77777777" w:rsidR="00E71114" w:rsidRDefault="00E71114" w:rsidP="00E71114">
      <w:pPr>
        <w:shd w:val="clear" w:color="auto" w:fill="000000"/>
        <w:spacing w:line="285" w:lineRule="atLeast"/>
        <w:rPr>
          <w:ins w:id="273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74" w:author="Роман Шарковський" w:date="2023-04-20T22:19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A3C5D69" w14:textId="77777777" w:rsidR="00E71114" w:rsidRDefault="00E71114" w:rsidP="00E71114">
      <w:pPr>
        <w:shd w:val="clear" w:color="auto" w:fill="000000"/>
        <w:spacing w:line="285" w:lineRule="atLeast"/>
        <w:rPr>
          <w:ins w:id="275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76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Блок для виведення результату --&gt;</w:t>
        </w:r>
      </w:ins>
    </w:p>
    <w:p w14:paraId="08D85519" w14:textId="77777777" w:rsidR="00E71114" w:rsidRDefault="00E71114" w:rsidP="00E71114">
      <w:pPr>
        <w:shd w:val="clear" w:color="auto" w:fill="000000"/>
        <w:spacing w:line="285" w:lineRule="atLeast"/>
        <w:rPr>
          <w:ins w:id="277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78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6E454C4A" w14:textId="77777777" w:rsidR="00E71114" w:rsidRDefault="00E71114" w:rsidP="00E71114">
      <w:pPr>
        <w:shd w:val="clear" w:color="auto" w:fill="000000"/>
        <w:spacing w:line="285" w:lineRule="atLeast"/>
        <w:rPr>
          <w:ins w:id="279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80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38C932A" w14:textId="77777777" w:rsidR="00E71114" w:rsidRDefault="00E71114" w:rsidP="00E71114">
      <w:pPr>
        <w:shd w:val="clear" w:color="auto" w:fill="000000"/>
        <w:spacing w:line="285" w:lineRule="atLeast"/>
        <w:rPr>
          <w:ins w:id="281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82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const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current_year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2023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r>
          <w:rPr>
            <w:rFonts w:ascii="Consolas" w:hAnsi="Consolas"/>
            <w:color w:val="7CA668"/>
            <w:sz w:val="21"/>
            <w:szCs w:val="21"/>
          </w:rPr>
          <w:t>// Константа</w:t>
        </w:r>
      </w:ins>
    </w:p>
    <w:p w14:paraId="72F69BD4" w14:textId="77777777" w:rsidR="00E71114" w:rsidRDefault="00E71114" w:rsidP="00E71114">
      <w:pPr>
        <w:shd w:val="clear" w:color="auto" w:fill="000000"/>
        <w:spacing w:line="285" w:lineRule="atLeast"/>
        <w:rPr>
          <w:ins w:id="283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84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my_year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prompt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"Введіть рік свого народження: 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r>
          <w:rPr>
            <w:rFonts w:ascii="Consolas" w:hAnsi="Consolas"/>
            <w:color w:val="CE9178"/>
            <w:sz w:val="21"/>
            <w:szCs w:val="21"/>
          </w:rPr>
          <w:t>""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79C511AB" w14:textId="77777777" w:rsidR="00E71114" w:rsidRDefault="00E71114" w:rsidP="00E71114">
      <w:pPr>
        <w:shd w:val="clear" w:color="auto" w:fill="000000"/>
        <w:spacing w:line="285" w:lineRule="atLeast"/>
        <w:rPr>
          <w:ins w:id="285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86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my_year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current_year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1843BE7E" w14:textId="77777777" w:rsidR="00E71114" w:rsidRDefault="00E71114" w:rsidP="00E71114">
      <w:pPr>
        <w:shd w:val="clear" w:color="auto" w:fill="000000"/>
        <w:spacing w:line="285" w:lineRule="atLeast"/>
        <w:rPr>
          <w:ins w:id="287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88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>        {</w:t>
        </w:r>
      </w:ins>
    </w:p>
    <w:p w14:paraId="79EF9481" w14:textId="77777777" w:rsidR="00E71114" w:rsidRDefault="00E71114" w:rsidP="00E71114">
      <w:pPr>
        <w:shd w:val="clear" w:color="auto" w:fill="000000"/>
        <w:spacing w:line="285" w:lineRule="atLeast"/>
        <w:rPr>
          <w:ins w:id="289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90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"Ви ще не народилися"</w:t>
        </w:r>
      </w:ins>
    </w:p>
    <w:p w14:paraId="7721038F" w14:textId="77777777" w:rsidR="00E71114" w:rsidRDefault="00E71114" w:rsidP="00E71114">
      <w:pPr>
        <w:shd w:val="clear" w:color="auto" w:fill="000000"/>
        <w:spacing w:line="285" w:lineRule="atLeast"/>
        <w:rPr>
          <w:ins w:id="291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92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    } </w:t>
        </w:r>
        <w:r>
          <w:rPr>
            <w:rFonts w:ascii="Consolas" w:hAnsi="Consolas"/>
            <w:color w:val="7CA668"/>
            <w:sz w:val="21"/>
            <w:szCs w:val="21"/>
          </w:rPr>
          <w:t>// Запит на введення року</w:t>
        </w:r>
      </w:ins>
    </w:p>
    <w:p w14:paraId="489277F7" w14:textId="77777777" w:rsidR="00E71114" w:rsidRDefault="00E71114" w:rsidP="00E71114">
      <w:pPr>
        <w:shd w:val="clear" w:color="auto" w:fill="000000"/>
        <w:spacing w:line="285" w:lineRule="atLeast"/>
        <w:rPr>
          <w:ins w:id="293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94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</w:ins>
    </w:p>
    <w:p w14:paraId="361111AD" w14:textId="77777777" w:rsidR="00E71114" w:rsidRDefault="00E71114" w:rsidP="00E71114">
      <w:pPr>
        <w:shd w:val="clear" w:color="auto" w:fill="000000"/>
        <w:spacing w:line="285" w:lineRule="atLeast"/>
        <w:rPr>
          <w:ins w:id="295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96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>        {</w:t>
        </w:r>
      </w:ins>
    </w:p>
    <w:p w14:paraId="47DFF69C" w14:textId="52E3B559" w:rsidR="00E71114" w:rsidRDefault="00E71114" w:rsidP="00E71114">
      <w:pPr>
        <w:shd w:val="clear" w:color="auto" w:fill="000000"/>
        <w:spacing w:line="285" w:lineRule="atLeast"/>
        <w:rPr>
          <w:ins w:id="297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298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current_year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my_year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7CA668"/>
            <w:sz w:val="21"/>
            <w:szCs w:val="21"/>
          </w:rPr>
          <w:t>// Змінна результату як о</w:t>
        </w:r>
      </w:ins>
      <w:ins w:id="299" w:author="Роман Шарковський" w:date="2023-04-20T22:22:00Z">
        <w:r>
          <w:rPr>
            <w:rFonts w:ascii="Consolas" w:hAnsi="Consolas"/>
            <w:color w:val="7CA668"/>
            <w:sz w:val="21"/>
            <w:szCs w:val="21"/>
          </w:rPr>
          <w:t>б</w:t>
        </w:r>
      </w:ins>
      <w:ins w:id="300" w:author="Роман Шарковський" w:date="2023-04-20T22:19:00Z">
        <w:r>
          <w:rPr>
            <w:rFonts w:ascii="Consolas" w:hAnsi="Consolas"/>
            <w:color w:val="7CA668"/>
            <w:sz w:val="21"/>
            <w:szCs w:val="21"/>
          </w:rPr>
          <w:t>числення віку</w:t>
        </w:r>
      </w:ins>
    </w:p>
    <w:p w14:paraId="37040C5A" w14:textId="4E9EB5F2" w:rsidR="00DF51AB" w:rsidRDefault="00DF51AB" w:rsidP="00170D1C">
      <w:pPr>
        <w:spacing w:line="360" w:lineRule="auto"/>
        <w:rPr>
          <w:ins w:id="301" w:author="Роман Шарковський" w:date="2023-04-20T22:19:00Z"/>
          <w:sz w:val="28"/>
          <w:szCs w:val="28"/>
        </w:rPr>
      </w:pPr>
    </w:p>
    <w:p w14:paraId="39B6E0C7" w14:textId="37DA004B" w:rsidR="00E71114" w:rsidRDefault="00E71114" w:rsidP="00170D1C">
      <w:pPr>
        <w:spacing w:line="360" w:lineRule="auto"/>
        <w:rPr>
          <w:ins w:id="302" w:author="Роман Шарковський" w:date="2023-04-20T22:19:00Z"/>
          <w:sz w:val="28"/>
          <w:szCs w:val="28"/>
        </w:rPr>
      </w:pPr>
    </w:p>
    <w:p w14:paraId="500F0AD6" w14:textId="77777777" w:rsidR="00E71114" w:rsidRDefault="00E71114" w:rsidP="00E71114">
      <w:pPr>
        <w:shd w:val="clear" w:color="auto" w:fill="000000"/>
        <w:spacing w:line="285" w:lineRule="atLeast"/>
        <w:rPr>
          <w:ins w:id="303" w:author="Роман Шарковський" w:date="2023-04-20T22:19:00Z"/>
          <w:rFonts w:ascii="Consolas" w:hAnsi="Consolas"/>
          <w:color w:val="7CA668"/>
          <w:sz w:val="21"/>
          <w:szCs w:val="21"/>
        </w:rPr>
      </w:pPr>
      <w:ins w:id="304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lastRenderedPageBreak/>
          <w:t xml:space="preserve">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"Ваш вік: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7CA668"/>
            <w:sz w:val="21"/>
            <w:szCs w:val="21"/>
          </w:rPr>
          <w:t>//</w:t>
        </w:r>
      </w:ins>
    </w:p>
    <w:p w14:paraId="46E2D948" w14:textId="00F19C8A" w:rsidR="00E71114" w:rsidRDefault="00E71114" w:rsidP="00E71114">
      <w:pPr>
        <w:shd w:val="clear" w:color="auto" w:fill="000000"/>
        <w:spacing w:line="285" w:lineRule="atLeast"/>
        <w:rPr>
          <w:ins w:id="305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306" w:author="Роман Шарковський" w:date="2023-04-20T22:19:00Z">
        <w:r>
          <w:rPr>
            <w:rFonts w:ascii="Consolas" w:hAnsi="Consolas"/>
            <w:color w:val="7CA668"/>
            <w:sz w:val="21"/>
            <w:szCs w:val="21"/>
          </w:rPr>
          <w:t>Встановлення значення результату в блок через його ID</w:t>
        </w:r>
      </w:ins>
    </w:p>
    <w:p w14:paraId="07B66D76" w14:textId="77777777" w:rsidR="00E71114" w:rsidRDefault="00E71114" w:rsidP="00E71114">
      <w:pPr>
        <w:shd w:val="clear" w:color="auto" w:fill="000000"/>
        <w:spacing w:line="285" w:lineRule="atLeast"/>
        <w:rPr>
          <w:ins w:id="307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308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7C91F439" w14:textId="77777777" w:rsidR="00E71114" w:rsidRDefault="00E71114" w:rsidP="00E71114">
      <w:pPr>
        <w:shd w:val="clear" w:color="auto" w:fill="000000"/>
        <w:spacing w:line="285" w:lineRule="atLeast"/>
        <w:rPr>
          <w:ins w:id="309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310" w:author="Роман Шарковський" w:date="2023-04-20T22:1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</w:ins>
    </w:p>
    <w:p w14:paraId="06531CEE" w14:textId="77777777" w:rsidR="00E71114" w:rsidRDefault="00E71114" w:rsidP="00E71114">
      <w:pPr>
        <w:shd w:val="clear" w:color="auto" w:fill="000000"/>
        <w:spacing w:line="285" w:lineRule="atLeast"/>
        <w:rPr>
          <w:ins w:id="311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312" w:author="Роман Шарковський" w:date="2023-04-20T22:19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D89916E" w14:textId="77777777" w:rsidR="00E71114" w:rsidRDefault="00E71114" w:rsidP="00E71114">
      <w:pPr>
        <w:shd w:val="clear" w:color="auto" w:fill="000000"/>
        <w:spacing w:line="285" w:lineRule="atLeast"/>
        <w:rPr>
          <w:ins w:id="313" w:author="Роман Шарковський" w:date="2023-04-20T22:19:00Z"/>
          <w:rFonts w:ascii="Consolas" w:hAnsi="Consolas"/>
          <w:color w:val="FFFFFF"/>
          <w:sz w:val="21"/>
          <w:szCs w:val="21"/>
        </w:rPr>
      </w:pPr>
      <w:ins w:id="314" w:author="Роман Шарковський" w:date="2023-04-20T22:19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14A1A75" w14:textId="77777777" w:rsidR="00E71114" w:rsidRDefault="00E71114" w:rsidP="00170D1C">
      <w:pPr>
        <w:spacing w:line="360" w:lineRule="auto"/>
        <w:rPr>
          <w:ins w:id="315" w:author="Роман Шарковський" w:date="2023-04-20T21:57:00Z"/>
          <w:sz w:val="28"/>
          <w:szCs w:val="28"/>
        </w:rPr>
      </w:pPr>
    </w:p>
    <w:p w14:paraId="5020FD74" w14:textId="544004C6" w:rsidR="00170D1C" w:rsidRDefault="00170D1C" w:rsidP="00170D1C">
      <w:pPr>
        <w:spacing w:line="360" w:lineRule="auto"/>
        <w:rPr>
          <w:ins w:id="316" w:author="Роман Шарковський" w:date="2023-04-20T20:41:00Z"/>
          <w:sz w:val="28"/>
          <w:szCs w:val="28"/>
        </w:rPr>
      </w:pPr>
      <w:ins w:id="317" w:author="Роман Шарковський" w:date="2023-04-20T20:41:00Z">
        <w:r>
          <w:rPr>
            <w:sz w:val="28"/>
            <w:szCs w:val="28"/>
          </w:rPr>
          <w:t>Результат виконання коду:</w:t>
        </w:r>
      </w:ins>
    </w:p>
    <w:p w14:paraId="39429C47" w14:textId="5D641BE2" w:rsidR="00170D1C" w:rsidRDefault="00170D1C" w:rsidP="00170D1C">
      <w:pPr>
        <w:spacing w:line="360" w:lineRule="auto"/>
        <w:jc w:val="center"/>
        <w:rPr>
          <w:ins w:id="318" w:author="Роман Шарковський" w:date="2023-04-20T20:42:00Z"/>
          <w:sz w:val="28"/>
          <w:szCs w:val="28"/>
        </w:rPr>
      </w:pPr>
      <w:ins w:id="319" w:author="Роман Шарковський" w:date="2023-04-20T20:42:00Z">
        <w:r w:rsidRPr="00170D1C">
          <w:rPr>
            <w:sz w:val="28"/>
            <w:szCs w:val="28"/>
          </w:rPr>
          <w:drawing>
            <wp:inline distT="0" distB="0" distL="0" distR="0" wp14:anchorId="771E2D5F" wp14:editId="2B9BC770">
              <wp:extent cx="3632836" cy="1441601"/>
              <wp:effectExtent l="0" t="0" r="5715" b="6350"/>
              <wp:docPr id="225" name="Picture 2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37055" cy="14432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48E8A76" w14:textId="3856C895" w:rsidR="00170D1C" w:rsidRDefault="00170D1C" w:rsidP="00170D1C">
      <w:pPr>
        <w:spacing w:line="360" w:lineRule="auto"/>
        <w:jc w:val="center"/>
        <w:rPr>
          <w:ins w:id="320" w:author="Роман Шарковський" w:date="2023-04-20T20:42:00Z"/>
          <w:sz w:val="28"/>
          <w:szCs w:val="28"/>
        </w:rPr>
      </w:pPr>
      <w:ins w:id="321" w:author="Роман Шарковський" w:date="2023-04-20T20:42:00Z">
        <w:r>
          <w:rPr>
            <w:sz w:val="28"/>
            <w:szCs w:val="28"/>
          </w:rPr>
          <w:t>Рис. 3.1 Введення року</w:t>
        </w:r>
      </w:ins>
    </w:p>
    <w:p w14:paraId="7459C542" w14:textId="32F1599B" w:rsidR="00170D1C" w:rsidRDefault="00170D1C" w:rsidP="00170D1C">
      <w:pPr>
        <w:spacing w:line="360" w:lineRule="auto"/>
        <w:jc w:val="center"/>
        <w:rPr>
          <w:ins w:id="322" w:author="Роман Шарковський" w:date="2023-04-20T20:42:00Z"/>
          <w:sz w:val="28"/>
          <w:szCs w:val="28"/>
        </w:rPr>
      </w:pPr>
    </w:p>
    <w:p w14:paraId="7007670C" w14:textId="507A885E" w:rsidR="00170D1C" w:rsidRDefault="006158B7" w:rsidP="00170D1C">
      <w:pPr>
        <w:spacing w:line="360" w:lineRule="auto"/>
        <w:jc w:val="center"/>
        <w:rPr>
          <w:ins w:id="323" w:author="Роман Шарковський" w:date="2023-04-20T20:42:00Z"/>
          <w:sz w:val="28"/>
          <w:szCs w:val="28"/>
        </w:rPr>
      </w:pPr>
      <w:ins w:id="324" w:author="Роман Шарковський" w:date="2023-04-20T20:54:00Z">
        <w:r w:rsidRPr="006158B7">
          <w:rPr>
            <w:sz w:val="28"/>
            <w:szCs w:val="28"/>
          </w:rPr>
          <w:drawing>
            <wp:inline distT="0" distB="0" distL="0" distR="0" wp14:anchorId="07CE566B" wp14:editId="4C648FC1">
              <wp:extent cx="1280160" cy="648286"/>
              <wp:effectExtent l="0" t="0" r="0" b="0"/>
              <wp:docPr id="234" name="Picture 2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82884" cy="649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4901602" w14:textId="57E9BB35" w:rsidR="00170D1C" w:rsidRDefault="00170D1C" w:rsidP="00170D1C">
      <w:pPr>
        <w:spacing w:line="360" w:lineRule="auto"/>
        <w:jc w:val="center"/>
        <w:rPr>
          <w:ins w:id="325" w:author="Роман Шарковський" w:date="2023-04-20T20:41:00Z"/>
          <w:sz w:val="28"/>
          <w:szCs w:val="28"/>
        </w:rPr>
        <w:pPrChange w:id="326" w:author="Роман Шарковський" w:date="2023-04-20T20:42:00Z">
          <w:pPr>
            <w:spacing w:line="360" w:lineRule="auto"/>
          </w:pPr>
        </w:pPrChange>
      </w:pPr>
      <w:ins w:id="327" w:author="Роман Шарковський" w:date="2023-04-20T20:42:00Z">
        <w:r>
          <w:rPr>
            <w:sz w:val="28"/>
            <w:szCs w:val="28"/>
          </w:rPr>
          <w:t xml:space="preserve">Рис. 3.2 </w:t>
        </w:r>
      </w:ins>
      <w:ins w:id="328" w:author="Роман Шарковський" w:date="2023-04-20T20:43:00Z">
        <w:r>
          <w:rPr>
            <w:sz w:val="28"/>
            <w:szCs w:val="28"/>
          </w:rPr>
          <w:t>Виведення результату</w:t>
        </w:r>
      </w:ins>
    </w:p>
    <w:p w14:paraId="18533E15" w14:textId="77777777" w:rsidR="00170D1C" w:rsidRPr="00170D1C" w:rsidRDefault="00170D1C" w:rsidP="00170D1C">
      <w:pPr>
        <w:spacing w:line="360" w:lineRule="auto"/>
        <w:rPr>
          <w:ins w:id="329" w:author="Роман Шарковський" w:date="2023-04-20T20:26:00Z"/>
          <w:sz w:val="28"/>
          <w:szCs w:val="28"/>
          <w:rPrChange w:id="330" w:author="Роман Шарковський" w:date="2023-04-20T20:41:00Z">
            <w:rPr>
              <w:ins w:id="331" w:author="Роман Шарковський" w:date="2023-04-20T20:26:00Z"/>
            </w:rPr>
          </w:rPrChange>
        </w:rPr>
        <w:pPrChange w:id="332" w:author="Роман Шарковський" w:date="2023-04-20T20:41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</w:p>
    <w:p w14:paraId="74F7657D" w14:textId="75B0535A" w:rsidR="002F6008" w:rsidRDefault="002F6008" w:rsidP="002F6008">
      <w:pPr>
        <w:pStyle w:val="ListParagraph"/>
        <w:numPr>
          <w:ilvl w:val="0"/>
          <w:numId w:val="75"/>
        </w:numPr>
        <w:spacing w:line="360" w:lineRule="auto"/>
        <w:ind w:left="567" w:hanging="567"/>
        <w:rPr>
          <w:ins w:id="333" w:author="Роман Шарковський" w:date="2023-04-20T20:52:00Z"/>
          <w:sz w:val="28"/>
          <w:szCs w:val="28"/>
        </w:rPr>
      </w:pPr>
      <w:ins w:id="334" w:author="Роман Шарковський" w:date="2023-04-20T20:26:00Z">
        <w:r w:rsidRPr="002F6008">
          <w:rPr>
            <w:sz w:val="28"/>
            <w:szCs w:val="28"/>
          </w:rPr>
          <w:t xml:space="preserve"> Запитайте у користувача довжину сторони квадрата та виведіть периметр такого квадрата. </w:t>
        </w:r>
      </w:ins>
    </w:p>
    <w:p w14:paraId="087A925E" w14:textId="614DDE90" w:rsidR="006158B7" w:rsidRDefault="006158B7" w:rsidP="006158B7">
      <w:pPr>
        <w:pStyle w:val="ListParagraph"/>
        <w:spacing w:line="360" w:lineRule="auto"/>
        <w:ind w:left="567"/>
        <w:rPr>
          <w:ins w:id="335" w:author="Роман Шарковський" w:date="2023-04-20T20:52:00Z"/>
          <w:sz w:val="28"/>
          <w:szCs w:val="28"/>
        </w:rPr>
      </w:pPr>
    </w:p>
    <w:p w14:paraId="03601FEB" w14:textId="71EB26B4" w:rsidR="006158B7" w:rsidRDefault="006158B7" w:rsidP="006158B7">
      <w:pPr>
        <w:pStyle w:val="ListParagraph"/>
        <w:spacing w:line="360" w:lineRule="auto"/>
        <w:ind w:left="0"/>
        <w:rPr>
          <w:ins w:id="336" w:author="Роман Шарковський" w:date="2023-04-20T20:52:00Z"/>
          <w:rFonts w:eastAsiaTheme="minorEastAsia"/>
          <w:sz w:val="28"/>
          <w:szCs w:val="28"/>
        </w:rPr>
      </w:pPr>
      <w:ins w:id="337" w:author="Роман Шарковський" w:date="2023-04-20T20:52:00Z">
        <w:r>
          <w:rPr>
            <w:rFonts w:eastAsiaTheme="minorEastAsia"/>
            <w:sz w:val="28"/>
            <w:szCs w:val="28"/>
          </w:rPr>
          <w:t>Лістинг програми:</w:t>
        </w:r>
      </w:ins>
    </w:p>
    <w:p w14:paraId="36551863" w14:textId="77777777" w:rsidR="00E71114" w:rsidRDefault="00E71114" w:rsidP="00E71114">
      <w:pPr>
        <w:shd w:val="clear" w:color="auto" w:fill="000000"/>
        <w:spacing w:line="285" w:lineRule="atLeast"/>
        <w:rPr>
          <w:ins w:id="338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39" w:author="Роман Шарковський" w:date="2023-04-20T22:20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9954E53" w14:textId="77777777" w:rsidR="00E71114" w:rsidRDefault="00E71114" w:rsidP="00E71114">
      <w:pPr>
        <w:shd w:val="clear" w:color="auto" w:fill="000000"/>
        <w:spacing w:line="285" w:lineRule="atLeast"/>
        <w:rPr>
          <w:ins w:id="340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41" w:author="Роман Шарковський" w:date="2023-04-20T22:20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FEAC77A" w14:textId="77777777" w:rsidR="00E71114" w:rsidRDefault="00E71114" w:rsidP="00E71114">
      <w:pPr>
        <w:shd w:val="clear" w:color="auto" w:fill="000000"/>
        <w:spacing w:line="285" w:lineRule="atLeast"/>
        <w:rPr>
          <w:ins w:id="342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43" w:author="Роман Шарковський" w:date="2023-04-20T22:20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CF380F1" w14:textId="77777777" w:rsidR="00E71114" w:rsidRDefault="00E71114" w:rsidP="00E71114">
      <w:pPr>
        <w:shd w:val="clear" w:color="auto" w:fill="000000"/>
        <w:spacing w:line="285" w:lineRule="atLeast"/>
        <w:rPr>
          <w:ins w:id="344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45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4A66D80" w14:textId="77777777" w:rsidR="00E71114" w:rsidRDefault="00E71114" w:rsidP="00E71114">
      <w:pPr>
        <w:shd w:val="clear" w:color="auto" w:fill="000000"/>
        <w:spacing w:line="285" w:lineRule="atLeast"/>
        <w:rPr>
          <w:ins w:id="346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47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>     </w:t>
        </w:r>
        <w:r>
          <w:rPr>
            <w:rFonts w:ascii="Consolas" w:hAnsi="Consolas"/>
            <w:color w:val="7CA668"/>
            <w:sz w:val="21"/>
            <w:szCs w:val="21"/>
          </w:rPr>
          <w:t>&lt;!-- Заголовок --&gt;</w:t>
        </w:r>
      </w:ins>
    </w:p>
    <w:p w14:paraId="3FC39A12" w14:textId="77777777" w:rsidR="00E71114" w:rsidRDefault="00E71114" w:rsidP="00E71114">
      <w:pPr>
        <w:shd w:val="clear" w:color="auto" w:fill="000000"/>
        <w:spacing w:line="285" w:lineRule="atLeast"/>
        <w:rPr>
          <w:ins w:id="348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49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3.2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4DFA84D2" w14:textId="77777777" w:rsidR="00E71114" w:rsidRDefault="00E71114" w:rsidP="00E71114">
      <w:pPr>
        <w:shd w:val="clear" w:color="auto" w:fill="000000"/>
        <w:spacing w:line="285" w:lineRule="atLeast"/>
        <w:rPr>
          <w:ins w:id="350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51" w:author="Роман Шарковський" w:date="2023-04-20T22:20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EC655CA" w14:textId="77777777" w:rsidR="00E71114" w:rsidRDefault="00E71114" w:rsidP="00E71114">
      <w:pPr>
        <w:shd w:val="clear" w:color="auto" w:fill="000000"/>
        <w:spacing w:line="285" w:lineRule="atLeast"/>
        <w:rPr>
          <w:ins w:id="352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53" w:author="Роман Шарковський" w:date="2023-04-20T22:20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9D5F6A2" w14:textId="77777777" w:rsidR="00E71114" w:rsidRDefault="00E71114" w:rsidP="00E71114">
      <w:pPr>
        <w:shd w:val="clear" w:color="auto" w:fill="000000"/>
        <w:spacing w:line="285" w:lineRule="atLeast"/>
        <w:rPr>
          <w:ins w:id="354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55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Блок для виведення результату --&gt;</w:t>
        </w:r>
      </w:ins>
    </w:p>
    <w:p w14:paraId="60636CEE" w14:textId="77777777" w:rsidR="00E71114" w:rsidRDefault="00E71114" w:rsidP="00E71114">
      <w:pPr>
        <w:shd w:val="clear" w:color="auto" w:fill="000000"/>
        <w:spacing w:line="285" w:lineRule="atLeast"/>
        <w:rPr>
          <w:ins w:id="356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57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side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6156DC9F" w14:textId="77777777" w:rsidR="00E71114" w:rsidRDefault="00E71114" w:rsidP="00E71114">
      <w:pPr>
        <w:shd w:val="clear" w:color="auto" w:fill="000000"/>
        <w:spacing w:line="285" w:lineRule="atLeast"/>
        <w:rPr>
          <w:ins w:id="358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59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C5AAAC2" w14:textId="77777777" w:rsidR="00E71114" w:rsidRDefault="00E71114" w:rsidP="00E71114">
      <w:pPr>
        <w:shd w:val="clear" w:color="auto" w:fill="000000"/>
        <w:spacing w:line="285" w:lineRule="atLeast"/>
        <w:rPr>
          <w:ins w:id="360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61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one_side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prompt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"Введіть сторону квадрата: 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r>
          <w:rPr>
            <w:rFonts w:ascii="Consolas" w:hAnsi="Consolas"/>
            <w:color w:val="CE9178"/>
            <w:sz w:val="21"/>
            <w:szCs w:val="21"/>
          </w:rPr>
          <w:t>""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>// Запит на введення сторони</w:t>
        </w:r>
      </w:ins>
    </w:p>
    <w:p w14:paraId="1D55BD01" w14:textId="77777777" w:rsidR="00E71114" w:rsidRDefault="00E71114" w:rsidP="00E71114">
      <w:pPr>
        <w:shd w:val="clear" w:color="auto" w:fill="000000"/>
        <w:spacing w:line="285" w:lineRule="atLeast"/>
        <w:rPr>
          <w:ins w:id="362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63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one_side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D4D4D4"/>
            <w:sz w:val="21"/>
            <w:szCs w:val="21"/>
          </w:rPr>
          <w:t>&gt;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7D4091BF" w14:textId="77777777" w:rsidR="00E71114" w:rsidRDefault="00E71114" w:rsidP="00E71114">
      <w:pPr>
        <w:shd w:val="clear" w:color="auto" w:fill="000000"/>
        <w:spacing w:line="285" w:lineRule="atLeast"/>
        <w:rPr>
          <w:ins w:id="364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65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>        {</w:t>
        </w:r>
      </w:ins>
    </w:p>
    <w:p w14:paraId="31244A0B" w14:textId="77777777" w:rsidR="00E71114" w:rsidRDefault="00E71114" w:rsidP="00E71114">
      <w:pPr>
        <w:shd w:val="clear" w:color="auto" w:fill="000000"/>
        <w:spacing w:line="285" w:lineRule="atLeast"/>
        <w:rPr>
          <w:ins w:id="366" w:author="Роман Шарковський" w:date="2023-04-20T22:20:00Z"/>
          <w:rFonts w:ascii="Consolas" w:hAnsi="Consolas"/>
          <w:color w:val="FFFFFF"/>
          <w:sz w:val="21"/>
          <w:szCs w:val="21"/>
        </w:rPr>
      </w:pPr>
      <w:ins w:id="367" w:author="Роман Шарковський" w:date="2023-04-20T22:20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one_side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*</w:t>
        </w:r>
        <w:r>
          <w:rPr>
            <w:rFonts w:ascii="Consolas" w:hAnsi="Consolas"/>
            <w:color w:val="B5CEA8"/>
            <w:sz w:val="21"/>
            <w:szCs w:val="21"/>
          </w:rPr>
          <w:t>4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7CA668"/>
            <w:sz w:val="21"/>
            <w:szCs w:val="21"/>
          </w:rPr>
          <w:t>// Змінна результату як обчислення Периметру</w:t>
        </w:r>
      </w:ins>
    </w:p>
    <w:p w14:paraId="6538C305" w14:textId="42AD4EE1" w:rsidR="006158B7" w:rsidRDefault="006158B7" w:rsidP="006158B7">
      <w:pPr>
        <w:pStyle w:val="ListParagraph"/>
        <w:spacing w:line="360" w:lineRule="auto"/>
        <w:ind w:left="0"/>
        <w:rPr>
          <w:ins w:id="368" w:author="Роман Шарковський" w:date="2023-04-20T21:59:00Z"/>
          <w:rFonts w:eastAsiaTheme="minorEastAsia"/>
          <w:sz w:val="28"/>
          <w:szCs w:val="28"/>
        </w:rPr>
      </w:pPr>
    </w:p>
    <w:p w14:paraId="0DB7E75B" w14:textId="63334AD3" w:rsidR="007A667F" w:rsidRDefault="007A667F" w:rsidP="006158B7">
      <w:pPr>
        <w:pStyle w:val="ListParagraph"/>
        <w:spacing w:line="360" w:lineRule="auto"/>
        <w:ind w:left="0"/>
        <w:rPr>
          <w:ins w:id="369" w:author="Роман Шарковський" w:date="2023-04-20T21:59:00Z"/>
          <w:rFonts w:eastAsiaTheme="minorEastAsia"/>
          <w:sz w:val="28"/>
          <w:szCs w:val="28"/>
        </w:rPr>
      </w:pPr>
    </w:p>
    <w:p w14:paraId="06136798" w14:textId="77777777" w:rsidR="007A667F" w:rsidRDefault="007A667F" w:rsidP="007A667F">
      <w:pPr>
        <w:shd w:val="clear" w:color="auto" w:fill="000000"/>
        <w:spacing w:line="285" w:lineRule="atLeast"/>
        <w:rPr>
          <w:ins w:id="370" w:author="Роман Шарковський" w:date="2023-04-20T21:59:00Z"/>
          <w:rFonts w:ascii="Consolas" w:hAnsi="Consolas"/>
          <w:color w:val="FFFFFF"/>
          <w:sz w:val="21"/>
          <w:szCs w:val="21"/>
        </w:rPr>
      </w:pPr>
      <w:ins w:id="371" w:author="Роман Шарковський" w:date="2023-04-20T21:59:00Z">
        <w:r>
          <w:rPr>
            <w:rFonts w:ascii="Consolas" w:hAnsi="Consolas"/>
            <w:color w:val="FFFFFF"/>
            <w:sz w:val="21"/>
            <w:szCs w:val="21"/>
          </w:rPr>
          <w:lastRenderedPageBreak/>
          <w:t xml:space="preserve">  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side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"Периметр квадрата: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</w:ins>
    </w:p>
    <w:p w14:paraId="1597E647" w14:textId="5D043934" w:rsidR="007A667F" w:rsidRDefault="007A667F" w:rsidP="007A667F">
      <w:pPr>
        <w:shd w:val="clear" w:color="auto" w:fill="000000"/>
        <w:spacing w:line="285" w:lineRule="atLeast"/>
        <w:rPr>
          <w:ins w:id="372" w:author="Роман Шарковський" w:date="2023-04-20T21:59:00Z"/>
          <w:rFonts w:ascii="Consolas" w:hAnsi="Consolas"/>
          <w:color w:val="FFFFFF"/>
          <w:sz w:val="21"/>
          <w:szCs w:val="21"/>
        </w:rPr>
      </w:pPr>
      <w:proofErr w:type="spellStart"/>
      <w:ins w:id="373" w:author="Роман Шарковський" w:date="2023-04-20T21:59:00Z">
        <w:r>
          <w:rPr>
            <w:rFonts w:ascii="Consolas" w:hAnsi="Consolas"/>
            <w:color w:val="9CDCFE"/>
            <w:sz w:val="21"/>
            <w:szCs w:val="21"/>
          </w:rPr>
          <w:t>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7CA668"/>
            <w:sz w:val="21"/>
            <w:szCs w:val="21"/>
          </w:rPr>
          <w:t>// Встановлення значення результату в блок через його ID</w:t>
        </w:r>
      </w:ins>
    </w:p>
    <w:p w14:paraId="7F69F287" w14:textId="77777777" w:rsidR="007A667F" w:rsidRDefault="007A667F" w:rsidP="007A667F">
      <w:pPr>
        <w:shd w:val="clear" w:color="auto" w:fill="000000"/>
        <w:spacing w:line="285" w:lineRule="atLeast"/>
        <w:rPr>
          <w:ins w:id="374" w:author="Роман Шарковський" w:date="2023-04-20T21:59:00Z"/>
          <w:rFonts w:ascii="Consolas" w:hAnsi="Consolas"/>
          <w:color w:val="FFFFFF"/>
          <w:sz w:val="21"/>
          <w:szCs w:val="21"/>
        </w:rPr>
      </w:pPr>
      <w:ins w:id="375" w:author="Роман Шарковський" w:date="2023-04-20T21:59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1E8A22DA" w14:textId="77777777" w:rsidR="007A667F" w:rsidRDefault="007A667F" w:rsidP="007A667F">
      <w:pPr>
        <w:shd w:val="clear" w:color="auto" w:fill="000000"/>
        <w:spacing w:line="285" w:lineRule="atLeast"/>
        <w:rPr>
          <w:ins w:id="376" w:author="Роман Шарковський" w:date="2023-04-20T21:59:00Z"/>
          <w:rFonts w:ascii="Consolas" w:hAnsi="Consolas"/>
          <w:color w:val="FFFFFF"/>
          <w:sz w:val="21"/>
          <w:szCs w:val="21"/>
        </w:rPr>
      </w:pPr>
      <w:ins w:id="377" w:author="Роман Шарковський" w:date="2023-04-20T21:59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</w:ins>
    </w:p>
    <w:p w14:paraId="3467B7C6" w14:textId="77777777" w:rsidR="007A667F" w:rsidRDefault="007A667F" w:rsidP="007A667F">
      <w:pPr>
        <w:shd w:val="clear" w:color="auto" w:fill="000000"/>
        <w:spacing w:line="285" w:lineRule="atLeast"/>
        <w:rPr>
          <w:ins w:id="378" w:author="Роман Шарковський" w:date="2023-04-20T21:59:00Z"/>
          <w:rFonts w:ascii="Consolas" w:hAnsi="Consolas"/>
          <w:color w:val="FFFFFF"/>
          <w:sz w:val="21"/>
          <w:szCs w:val="21"/>
        </w:rPr>
      </w:pPr>
      <w:ins w:id="379" w:author="Роман Шарковський" w:date="2023-04-20T21:59:00Z">
        <w:r>
          <w:rPr>
            <w:rFonts w:ascii="Consolas" w:hAnsi="Consolas"/>
            <w:color w:val="FFFFFF"/>
            <w:sz w:val="21"/>
            <w:szCs w:val="21"/>
          </w:rPr>
          <w:t>        {</w:t>
        </w:r>
      </w:ins>
    </w:p>
    <w:p w14:paraId="0A01F1B6" w14:textId="77777777" w:rsidR="007A667F" w:rsidRDefault="007A667F" w:rsidP="007A667F">
      <w:pPr>
        <w:shd w:val="clear" w:color="auto" w:fill="000000"/>
        <w:spacing w:line="285" w:lineRule="atLeast"/>
        <w:rPr>
          <w:ins w:id="380" w:author="Роман Шарковський" w:date="2023-04-20T21:59:00Z"/>
          <w:rFonts w:ascii="Consolas" w:hAnsi="Consolas"/>
          <w:color w:val="FFFFFF"/>
          <w:sz w:val="21"/>
          <w:szCs w:val="21"/>
        </w:rPr>
      </w:pPr>
      <w:ins w:id="381" w:author="Роман Шарковський" w:date="2023-04-20T21:59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side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"Введіть коректне значення сторони!"</w:t>
        </w:r>
      </w:ins>
    </w:p>
    <w:p w14:paraId="07A2913D" w14:textId="77777777" w:rsidR="007A667F" w:rsidRDefault="007A667F" w:rsidP="007A667F">
      <w:pPr>
        <w:shd w:val="clear" w:color="auto" w:fill="000000"/>
        <w:spacing w:line="285" w:lineRule="atLeast"/>
        <w:rPr>
          <w:ins w:id="382" w:author="Роман Шарковський" w:date="2023-04-20T21:59:00Z"/>
          <w:rFonts w:ascii="Consolas" w:hAnsi="Consolas"/>
          <w:color w:val="FFFFFF"/>
          <w:sz w:val="21"/>
          <w:szCs w:val="21"/>
        </w:rPr>
      </w:pPr>
      <w:ins w:id="383" w:author="Роман Шарковський" w:date="2023-04-20T21:59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02AA7488" w14:textId="77777777" w:rsidR="007A667F" w:rsidRDefault="007A667F" w:rsidP="007A667F">
      <w:pPr>
        <w:shd w:val="clear" w:color="auto" w:fill="000000"/>
        <w:spacing w:line="285" w:lineRule="atLeast"/>
        <w:rPr>
          <w:ins w:id="384" w:author="Роман Шарковський" w:date="2023-04-20T21:59:00Z"/>
          <w:rFonts w:ascii="Consolas" w:hAnsi="Consolas"/>
          <w:color w:val="FFFFFF"/>
          <w:sz w:val="21"/>
          <w:szCs w:val="21"/>
        </w:rPr>
      </w:pPr>
      <w:ins w:id="385" w:author="Роман Шарковський" w:date="2023-04-20T21:5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</w:ins>
    </w:p>
    <w:p w14:paraId="60452EB1" w14:textId="77777777" w:rsidR="007A667F" w:rsidRDefault="007A667F" w:rsidP="007A667F">
      <w:pPr>
        <w:shd w:val="clear" w:color="auto" w:fill="000000"/>
        <w:spacing w:line="285" w:lineRule="atLeast"/>
        <w:rPr>
          <w:ins w:id="386" w:author="Роман Шарковський" w:date="2023-04-20T21:59:00Z"/>
          <w:rFonts w:ascii="Consolas" w:hAnsi="Consolas"/>
          <w:color w:val="FFFFFF"/>
          <w:sz w:val="21"/>
          <w:szCs w:val="21"/>
        </w:rPr>
      </w:pPr>
      <w:ins w:id="387" w:author="Роман Шарковський" w:date="2023-04-20T21:59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91D195D" w14:textId="77777777" w:rsidR="007A667F" w:rsidRDefault="007A667F" w:rsidP="007A667F">
      <w:pPr>
        <w:shd w:val="clear" w:color="auto" w:fill="000000"/>
        <w:spacing w:line="285" w:lineRule="atLeast"/>
        <w:rPr>
          <w:ins w:id="388" w:author="Роман Шарковський" w:date="2023-04-20T21:59:00Z"/>
          <w:rFonts w:ascii="Consolas" w:hAnsi="Consolas"/>
          <w:color w:val="FFFFFF"/>
          <w:sz w:val="21"/>
          <w:szCs w:val="21"/>
        </w:rPr>
      </w:pPr>
      <w:ins w:id="389" w:author="Роман Шарковський" w:date="2023-04-20T21:59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A42646B" w14:textId="77777777" w:rsidR="007A667F" w:rsidRDefault="007A667F" w:rsidP="006158B7">
      <w:pPr>
        <w:pStyle w:val="ListParagraph"/>
        <w:spacing w:line="360" w:lineRule="auto"/>
        <w:ind w:left="0"/>
        <w:rPr>
          <w:ins w:id="390" w:author="Роман Шарковський" w:date="2023-04-20T20:52:00Z"/>
          <w:rFonts w:eastAsiaTheme="minorEastAsia"/>
          <w:sz w:val="28"/>
          <w:szCs w:val="28"/>
        </w:rPr>
      </w:pPr>
    </w:p>
    <w:p w14:paraId="635AAD80" w14:textId="273BD2A7" w:rsidR="006158B7" w:rsidRDefault="006158B7" w:rsidP="006158B7">
      <w:pPr>
        <w:pStyle w:val="ListParagraph"/>
        <w:spacing w:line="360" w:lineRule="auto"/>
        <w:ind w:left="0"/>
        <w:rPr>
          <w:ins w:id="391" w:author="Роман Шарковський" w:date="2023-04-20T20:52:00Z"/>
          <w:rFonts w:eastAsiaTheme="minorEastAsia"/>
          <w:sz w:val="28"/>
          <w:szCs w:val="28"/>
        </w:rPr>
      </w:pPr>
      <w:ins w:id="392" w:author="Роман Шарковський" w:date="2023-04-20T20:52:00Z">
        <w:r>
          <w:rPr>
            <w:rFonts w:eastAsiaTheme="minorEastAsia"/>
            <w:sz w:val="28"/>
            <w:szCs w:val="28"/>
          </w:rPr>
          <w:t>Результат виконання коду:</w:t>
        </w:r>
      </w:ins>
    </w:p>
    <w:p w14:paraId="3D0D28C9" w14:textId="3CE271E0" w:rsidR="006158B7" w:rsidRDefault="006158B7" w:rsidP="006158B7">
      <w:pPr>
        <w:pStyle w:val="ListParagraph"/>
        <w:spacing w:line="360" w:lineRule="auto"/>
        <w:ind w:left="0"/>
        <w:rPr>
          <w:ins w:id="393" w:author="Роман Шарковський" w:date="2023-04-20T20:52:00Z"/>
          <w:rFonts w:eastAsiaTheme="minorEastAsia"/>
          <w:sz w:val="28"/>
          <w:szCs w:val="28"/>
        </w:rPr>
      </w:pPr>
    </w:p>
    <w:p w14:paraId="56376375" w14:textId="25EF6B7A" w:rsidR="006158B7" w:rsidRDefault="006158B7" w:rsidP="006158B7">
      <w:pPr>
        <w:pStyle w:val="ListParagraph"/>
        <w:spacing w:line="360" w:lineRule="auto"/>
        <w:ind w:left="0"/>
        <w:rPr>
          <w:ins w:id="394" w:author="Роман Шарковський" w:date="2023-04-20T20:52:00Z"/>
          <w:rFonts w:eastAsiaTheme="minorEastAsia"/>
          <w:sz w:val="28"/>
          <w:szCs w:val="28"/>
        </w:rPr>
      </w:pPr>
    </w:p>
    <w:p w14:paraId="6CFAF757" w14:textId="24D6DB17" w:rsidR="006158B7" w:rsidRDefault="006158B7" w:rsidP="006158B7">
      <w:pPr>
        <w:pStyle w:val="ListParagraph"/>
        <w:spacing w:line="360" w:lineRule="auto"/>
        <w:ind w:left="0"/>
        <w:jc w:val="center"/>
        <w:rPr>
          <w:ins w:id="395" w:author="Роман Шарковський" w:date="2023-04-20T20:53:00Z"/>
          <w:rFonts w:eastAsiaTheme="minorEastAsia"/>
          <w:sz w:val="28"/>
          <w:szCs w:val="28"/>
        </w:rPr>
      </w:pPr>
      <w:ins w:id="396" w:author="Роман Шарковський" w:date="2023-04-20T20:53:00Z">
        <w:r w:rsidRPr="006158B7">
          <w:rPr>
            <w:rFonts w:eastAsiaTheme="minorEastAsia"/>
            <w:sz w:val="28"/>
            <w:szCs w:val="28"/>
          </w:rPr>
          <w:drawing>
            <wp:inline distT="0" distB="0" distL="0" distR="0" wp14:anchorId="619FB5A7" wp14:editId="3AC7D001">
              <wp:extent cx="2567940" cy="1017230"/>
              <wp:effectExtent l="0" t="0" r="3810" b="0"/>
              <wp:docPr id="232" name="Picture 2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73338" cy="101936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95D938" w14:textId="7B1ECABD" w:rsidR="006158B7" w:rsidRDefault="006158B7" w:rsidP="006158B7">
      <w:pPr>
        <w:pStyle w:val="ListParagraph"/>
        <w:spacing w:line="360" w:lineRule="auto"/>
        <w:ind w:left="0"/>
        <w:jc w:val="center"/>
        <w:rPr>
          <w:ins w:id="397" w:author="Роман Шарковський" w:date="2023-04-20T20:53:00Z"/>
          <w:rFonts w:eastAsiaTheme="minorEastAsia"/>
          <w:sz w:val="28"/>
          <w:szCs w:val="28"/>
        </w:rPr>
      </w:pPr>
      <w:ins w:id="398" w:author="Роман Шарковський" w:date="2023-04-20T20:53:00Z">
        <w:r>
          <w:rPr>
            <w:rFonts w:eastAsiaTheme="minorEastAsia"/>
            <w:sz w:val="28"/>
            <w:szCs w:val="28"/>
          </w:rPr>
          <w:t xml:space="preserve">Рис. 3.3 Введення сторони </w:t>
        </w:r>
      </w:ins>
    </w:p>
    <w:p w14:paraId="67549EE8" w14:textId="34611A00" w:rsidR="006158B7" w:rsidRDefault="006158B7" w:rsidP="006158B7">
      <w:pPr>
        <w:pStyle w:val="ListParagraph"/>
        <w:spacing w:line="360" w:lineRule="auto"/>
        <w:ind w:left="0"/>
        <w:jc w:val="center"/>
        <w:rPr>
          <w:ins w:id="399" w:author="Роман Шарковський" w:date="2023-04-20T20:53:00Z"/>
          <w:rFonts w:eastAsiaTheme="minorEastAsia"/>
          <w:sz w:val="28"/>
          <w:szCs w:val="28"/>
        </w:rPr>
      </w:pPr>
    </w:p>
    <w:p w14:paraId="0C2F452D" w14:textId="1FB3ABD3" w:rsidR="006158B7" w:rsidRDefault="006158B7" w:rsidP="006158B7">
      <w:pPr>
        <w:pStyle w:val="ListParagraph"/>
        <w:spacing w:line="360" w:lineRule="auto"/>
        <w:ind w:left="0"/>
        <w:jc w:val="center"/>
        <w:rPr>
          <w:ins w:id="400" w:author="Роман Шарковський" w:date="2023-04-20T20:53:00Z"/>
          <w:rFonts w:eastAsiaTheme="minorEastAsia"/>
          <w:sz w:val="28"/>
          <w:szCs w:val="28"/>
        </w:rPr>
      </w:pPr>
      <w:ins w:id="401" w:author="Роман Шарковський" w:date="2023-04-20T20:53:00Z">
        <w:r w:rsidRPr="006158B7">
          <w:rPr>
            <w:rFonts w:eastAsiaTheme="minorEastAsia"/>
            <w:sz w:val="28"/>
            <w:szCs w:val="28"/>
          </w:rPr>
          <w:drawing>
            <wp:inline distT="0" distB="0" distL="0" distR="0" wp14:anchorId="73E489EE" wp14:editId="218C555E">
              <wp:extent cx="2333951" cy="838317"/>
              <wp:effectExtent l="0" t="0" r="9525" b="0"/>
              <wp:docPr id="233" name="Picture 2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33951" cy="8383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AD38BBA" w14:textId="2F75AEB3" w:rsidR="006158B7" w:rsidRDefault="006158B7" w:rsidP="006158B7">
      <w:pPr>
        <w:pStyle w:val="ListParagraph"/>
        <w:spacing w:line="360" w:lineRule="auto"/>
        <w:ind w:left="0"/>
        <w:jc w:val="center"/>
        <w:rPr>
          <w:ins w:id="402" w:author="Роман Шарковський" w:date="2023-04-20T20:54:00Z"/>
          <w:rFonts w:eastAsiaTheme="minorEastAsia"/>
          <w:sz w:val="28"/>
          <w:szCs w:val="28"/>
        </w:rPr>
      </w:pPr>
      <w:ins w:id="403" w:author="Роман Шарковський" w:date="2023-04-20T20:53:00Z">
        <w:r>
          <w:rPr>
            <w:rFonts w:eastAsiaTheme="minorEastAsia"/>
            <w:sz w:val="28"/>
            <w:szCs w:val="28"/>
          </w:rPr>
          <w:t>Рис. 3.4 Результат об</w:t>
        </w:r>
      </w:ins>
      <w:ins w:id="404" w:author="Роман Шарковський" w:date="2023-04-20T20:54:00Z">
        <w:r>
          <w:rPr>
            <w:rFonts w:eastAsiaTheme="minorEastAsia"/>
            <w:sz w:val="28"/>
            <w:szCs w:val="28"/>
          </w:rPr>
          <w:t>рахунку</w:t>
        </w:r>
      </w:ins>
    </w:p>
    <w:p w14:paraId="50BBC2A6" w14:textId="77777777" w:rsidR="006158B7" w:rsidRPr="006158B7" w:rsidRDefault="006158B7" w:rsidP="006158B7">
      <w:pPr>
        <w:pStyle w:val="ListParagraph"/>
        <w:spacing w:line="360" w:lineRule="auto"/>
        <w:ind w:left="0"/>
        <w:jc w:val="center"/>
        <w:rPr>
          <w:ins w:id="405" w:author="Роман Шарковський" w:date="2023-04-20T20:26:00Z"/>
          <w:rFonts w:eastAsiaTheme="minorEastAsia"/>
          <w:sz w:val="28"/>
          <w:szCs w:val="28"/>
          <w:rPrChange w:id="406" w:author="Роман Шарковський" w:date="2023-04-20T20:53:00Z">
            <w:rPr>
              <w:ins w:id="407" w:author="Роман Шарковський" w:date="2023-04-20T20:26:00Z"/>
              <w:sz w:val="28"/>
              <w:szCs w:val="28"/>
            </w:rPr>
          </w:rPrChange>
        </w:rPr>
        <w:pPrChange w:id="408" w:author="Роман Шарковський" w:date="2023-04-20T20:53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</w:p>
    <w:p w14:paraId="41B03911" w14:textId="4E2727EE" w:rsidR="002F6008" w:rsidRDefault="002F6008" w:rsidP="002F6008">
      <w:pPr>
        <w:pStyle w:val="ListParagraph"/>
        <w:numPr>
          <w:ilvl w:val="0"/>
          <w:numId w:val="75"/>
        </w:numPr>
        <w:spacing w:line="360" w:lineRule="auto"/>
        <w:ind w:left="567" w:hanging="567"/>
        <w:rPr>
          <w:ins w:id="409" w:author="Роман Шарковський" w:date="2023-04-20T20:56:00Z"/>
          <w:sz w:val="28"/>
          <w:szCs w:val="28"/>
        </w:rPr>
      </w:pPr>
      <w:ins w:id="410" w:author="Роман Шарковський" w:date="2023-04-20T20:26:00Z">
        <w:r w:rsidRPr="002F6008">
          <w:rPr>
            <w:sz w:val="28"/>
            <w:szCs w:val="28"/>
          </w:rPr>
          <w:t xml:space="preserve">Запитайте у користувача відстань у км між двома містами та за скільки годин він хоче дістатися. Порахуйте швидкість, з якою необхідно рухатися, щоб встигнути вчасно. </w:t>
        </w:r>
      </w:ins>
    </w:p>
    <w:p w14:paraId="4F33B631" w14:textId="04B0F0A7" w:rsidR="006158B7" w:rsidRDefault="006158B7" w:rsidP="006158B7">
      <w:pPr>
        <w:pStyle w:val="ListParagraph"/>
        <w:spacing w:line="360" w:lineRule="auto"/>
        <w:ind w:left="567"/>
        <w:rPr>
          <w:ins w:id="411" w:author="Роман Шарковський" w:date="2023-04-20T23:19:00Z"/>
          <w:sz w:val="28"/>
          <w:szCs w:val="28"/>
          <w:lang w:val="en-US"/>
        </w:rPr>
      </w:pPr>
    </w:p>
    <w:p w14:paraId="130CEE91" w14:textId="224F77A3" w:rsidR="00E71114" w:rsidRDefault="00E71114" w:rsidP="00E71114">
      <w:pPr>
        <w:pStyle w:val="ListParagraph"/>
        <w:spacing w:line="360" w:lineRule="auto"/>
        <w:ind w:left="0"/>
        <w:rPr>
          <w:ins w:id="412" w:author="Роман Шарковський" w:date="2023-04-20T23:20:00Z"/>
          <w:rFonts w:eastAsiaTheme="minorEastAsia"/>
          <w:sz w:val="28"/>
          <w:szCs w:val="28"/>
        </w:rPr>
        <w:pPrChange w:id="413" w:author="Роман Шарковський" w:date="2023-04-20T23:20:00Z">
          <w:pPr>
            <w:pStyle w:val="ListParagraph"/>
            <w:spacing w:line="360" w:lineRule="auto"/>
            <w:ind w:left="567"/>
          </w:pPr>
        </w:pPrChange>
      </w:pPr>
      <w:ins w:id="414" w:author="Роман Шарковський" w:date="2023-04-20T23:20:00Z">
        <w:r>
          <w:rPr>
            <w:rFonts w:eastAsiaTheme="minorEastAsia"/>
            <w:sz w:val="28"/>
            <w:szCs w:val="28"/>
          </w:rPr>
          <w:t xml:space="preserve">Лістинг програми: </w:t>
        </w:r>
      </w:ins>
    </w:p>
    <w:p w14:paraId="74D2B510" w14:textId="77777777" w:rsidR="00E71114" w:rsidRDefault="00E71114" w:rsidP="00E71114">
      <w:pPr>
        <w:shd w:val="clear" w:color="auto" w:fill="000000"/>
        <w:spacing w:line="285" w:lineRule="atLeast"/>
        <w:rPr>
          <w:ins w:id="415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16" w:author="Роман Шарковський" w:date="2023-04-20T23:20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2790BF7" w14:textId="77777777" w:rsidR="00E71114" w:rsidRDefault="00E71114" w:rsidP="00E71114">
      <w:pPr>
        <w:shd w:val="clear" w:color="auto" w:fill="000000"/>
        <w:spacing w:line="285" w:lineRule="atLeast"/>
        <w:rPr>
          <w:ins w:id="417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18" w:author="Роман Шарковський" w:date="2023-04-20T23:20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8CCE4F7" w14:textId="77777777" w:rsidR="00E71114" w:rsidRDefault="00E71114" w:rsidP="00E71114">
      <w:pPr>
        <w:shd w:val="clear" w:color="auto" w:fill="000000"/>
        <w:spacing w:line="285" w:lineRule="atLeast"/>
        <w:rPr>
          <w:ins w:id="419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20" w:author="Роман Шарковський" w:date="2023-04-20T23:20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778903A" w14:textId="77777777" w:rsidR="00E71114" w:rsidRDefault="00E71114" w:rsidP="00E71114">
      <w:pPr>
        <w:shd w:val="clear" w:color="auto" w:fill="000000"/>
        <w:spacing w:line="285" w:lineRule="atLeast"/>
        <w:rPr>
          <w:ins w:id="421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22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741D943" w14:textId="77777777" w:rsidR="00E71114" w:rsidRDefault="00E71114" w:rsidP="00E71114">
      <w:pPr>
        <w:shd w:val="clear" w:color="auto" w:fill="000000"/>
        <w:spacing w:line="285" w:lineRule="atLeast"/>
        <w:rPr>
          <w:ins w:id="423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24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</w:t>
        </w:r>
        <w:r>
          <w:rPr>
            <w:rFonts w:ascii="Consolas" w:hAnsi="Consolas"/>
            <w:color w:val="7CA668"/>
            <w:sz w:val="21"/>
            <w:szCs w:val="21"/>
          </w:rPr>
          <w:t>&lt;!-- Заголовок --&gt;</w:t>
        </w:r>
      </w:ins>
    </w:p>
    <w:p w14:paraId="2438B12A" w14:textId="77777777" w:rsidR="00E71114" w:rsidRDefault="00E71114" w:rsidP="00E71114">
      <w:pPr>
        <w:shd w:val="clear" w:color="auto" w:fill="000000"/>
        <w:spacing w:line="285" w:lineRule="atLeast"/>
        <w:rPr>
          <w:ins w:id="425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26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3.3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2DF15939" w14:textId="77777777" w:rsidR="00E71114" w:rsidRDefault="00E71114" w:rsidP="00E71114">
      <w:pPr>
        <w:shd w:val="clear" w:color="auto" w:fill="000000"/>
        <w:spacing w:line="285" w:lineRule="atLeast"/>
        <w:rPr>
          <w:ins w:id="427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28" w:author="Роман Шарковський" w:date="2023-04-20T23:20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EF8A5B1" w14:textId="77777777" w:rsidR="00E71114" w:rsidRDefault="00E71114" w:rsidP="00E71114">
      <w:pPr>
        <w:shd w:val="clear" w:color="auto" w:fill="000000"/>
        <w:spacing w:line="285" w:lineRule="atLeast"/>
        <w:rPr>
          <w:ins w:id="429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30" w:author="Роман Шарковський" w:date="2023-04-20T23:20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DAD65A8" w14:textId="5663359A" w:rsidR="00E71114" w:rsidRDefault="00E71114" w:rsidP="006158B7">
      <w:pPr>
        <w:pStyle w:val="ListParagraph"/>
        <w:spacing w:line="360" w:lineRule="auto"/>
        <w:ind w:left="567"/>
        <w:rPr>
          <w:ins w:id="431" w:author="Роман Шарковський" w:date="2023-04-20T23:20:00Z"/>
          <w:rFonts w:eastAsiaTheme="minorEastAsia"/>
          <w:sz w:val="28"/>
          <w:szCs w:val="28"/>
        </w:rPr>
      </w:pPr>
    </w:p>
    <w:p w14:paraId="370C2D36" w14:textId="692F4968" w:rsidR="00E71114" w:rsidRDefault="00E71114" w:rsidP="006158B7">
      <w:pPr>
        <w:pStyle w:val="ListParagraph"/>
        <w:spacing w:line="360" w:lineRule="auto"/>
        <w:ind w:left="567"/>
        <w:rPr>
          <w:ins w:id="432" w:author="Роман Шарковський" w:date="2023-04-20T23:20:00Z"/>
          <w:rFonts w:eastAsiaTheme="minorEastAsia"/>
          <w:sz w:val="28"/>
          <w:szCs w:val="28"/>
        </w:rPr>
      </w:pPr>
    </w:p>
    <w:p w14:paraId="4799BC1C" w14:textId="77777777" w:rsidR="00E71114" w:rsidRDefault="00E71114" w:rsidP="00E71114">
      <w:pPr>
        <w:shd w:val="clear" w:color="auto" w:fill="000000"/>
        <w:spacing w:line="285" w:lineRule="atLeast"/>
        <w:rPr>
          <w:ins w:id="433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34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</w:t>
        </w:r>
        <w:r>
          <w:rPr>
            <w:rFonts w:ascii="Consolas" w:hAnsi="Consolas"/>
            <w:color w:val="7CA668"/>
            <w:sz w:val="21"/>
            <w:szCs w:val="21"/>
          </w:rPr>
          <w:t>&lt;!-- Блок для виведення результату --&gt;</w:t>
        </w:r>
      </w:ins>
    </w:p>
    <w:p w14:paraId="6FD265B8" w14:textId="77777777" w:rsidR="00E71114" w:rsidRDefault="00E71114" w:rsidP="00E71114">
      <w:pPr>
        <w:shd w:val="clear" w:color="auto" w:fill="000000"/>
        <w:spacing w:line="285" w:lineRule="atLeast"/>
        <w:rPr>
          <w:ins w:id="435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36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speed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75954518" w14:textId="77777777" w:rsidR="00E71114" w:rsidRDefault="00E71114" w:rsidP="00E71114">
      <w:pPr>
        <w:shd w:val="clear" w:color="auto" w:fill="000000"/>
        <w:spacing w:line="285" w:lineRule="atLeast"/>
        <w:rPr>
          <w:ins w:id="437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38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A88904B" w14:textId="77777777" w:rsidR="00E71114" w:rsidRDefault="00E71114" w:rsidP="00E71114">
      <w:pPr>
        <w:shd w:val="clear" w:color="auto" w:fill="000000"/>
        <w:spacing w:line="285" w:lineRule="atLeast"/>
        <w:rPr>
          <w:ins w:id="439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40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S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prompt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"Введіть відстань між містами в км: 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r>
          <w:rPr>
            <w:rFonts w:ascii="Consolas" w:hAnsi="Consolas"/>
            <w:color w:val="CE9178"/>
            <w:sz w:val="21"/>
            <w:szCs w:val="21"/>
          </w:rPr>
          <w:t>""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>// Запит на введення відстані</w:t>
        </w:r>
      </w:ins>
    </w:p>
    <w:p w14:paraId="641480B5" w14:textId="77777777" w:rsidR="00E71114" w:rsidRDefault="00E71114" w:rsidP="00E71114">
      <w:pPr>
        <w:shd w:val="clear" w:color="auto" w:fill="000000"/>
        <w:spacing w:line="285" w:lineRule="atLeast"/>
        <w:rPr>
          <w:ins w:id="441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42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9CDCFE"/>
            <w:sz w:val="21"/>
            <w:szCs w:val="21"/>
          </w:rPr>
          <w:t>S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019A9C83" w14:textId="77777777" w:rsidR="00E71114" w:rsidRDefault="00E71114" w:rsidP="00E71114">
      <w:pPr>
        <w:shd w:val="clear" w:color="auto" w:fill="000000"/>
        <w:spacing w:line="285" w:lineRule="atLeast"/>
        <w:rPr>
          <w:ins w:id="443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44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{</w:t>
        </w:r>
      </w:ins>
    </w:p>
    <w:p w14:paraId="237311A0" w14:textId="77777777" w:rsidR="00E71114" w:rsidRDefault="00E71114" w:rsidP="00E71114">
      <w:pPr>
        <w:shd w:val="clear" w:color="auto" w:fill="000000"/>
        <w:spacing w:line="285" w:lineRule="atLeast"/>
        <w:rPr>
          <w:ins w:id="445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46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 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speed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"Введіть коректне значення відстані!"</w:t>
        </w:r>
      </w:ins>
    </w:p>
    <w:p w14:paraId="1077FE45" w14:textId="77777777" w:rsidR="00E71114" w:rsidRDefault="00E71114" w:rsidP="00E71114">
      <w:pPr>
        <w:shd w:val="clear" w:color="auto" w:fill="000000"/>
        <w:spacing w:line="285" w:lineRule="atLeast"/>
        <w:rPr>
          <w:ins w:id="447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48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6662658F" w14:textId="77777777" w:rsidR="00E71114" w:rsidRDefault="00E71114" w:rsidP="00E71114">
      <w:pPr>
        <w:shd w:val="clear" w:color="auto" w:fill="000000"/>
        <w:spacing w:line="285" w:lineRule="atLeast"/>
        <w:rPr>
          <w:ins w:id="449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50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</w:ins>
    </w:p>
    <w:p w14:paraId="67DF01E4" w14:textId="77777777" w:rsidR="00E71114" w:rsidRDefault="00E71114" w:rsidP="00E71114">
      <w:pPr>
        <w:shd w:val="clear" w:color="auto" w:fill="000000"/>
        <w:spacing w:line="285" w:lineRule="atLeast"/>
        <w:rPr>
          <w:ins w:id="451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52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{</w:t>
        </w:r>
      </w:ins>
    </w:p>
    <w:p w14:paraId="71586F60" w14:textId="77777777" w:rsidR="00E71114" w:rsidRDefault="00E71114" w:rsidP="00E71114">
      <w:pPr>
        <w:shd w:val="clear" w:color="auto" w:fill="000000"/>
        <w:spacing w:line="285" w:lineRule="atLeast"/>
        <w:rPr>
          <w:ins w:id="453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54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 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T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prompt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"Введіть час в год: 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r>
          <w:rPr>
            <w:rFonts w:ascii="Consolas" w:hAnsi="Consolas"/>
            <w:color w:val="CE9178"/>
            <w:sz w:val="21"/>
            <w:szCs w:val="21"/>
          </w:rPr>
          <w:t>""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>// Запит на введення часу</w:t>
        </w:r>
      </w:ins>
    </w:p>
    <w:p w14:paraId="68B5B720" w14:textId="77777777" w:rsidR="00E71114" w:rsidRDefault="00E71114" w:rsidP="00E71114">
      <w:pPr>
        <w:shd w:val="clear" w:color="auto" w:fill="000000"/>
        <w:spacing w:line="285" w:lineRule="atLeast"/>
        <w:rPr>
          <w:ins w:id="455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56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9CDCFE"/>
            <w:sz w:val="21"/>
            <w:szCs w:val="21"/>
          </w:rPr>
          <w:t>T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1E3F2D34" w14:textId="77777777" w:rsidR="00E71114" w:rsidRDefault="00E71114" w:rsidP="00E71114">
      <w:pPr>
        <w:shd w:val="clear" w:color="auto" w:fill="000000"/>
        <w:spacing w:line="285" w:lineRule="atLeast"/>
        <w:rPr>
          <w:ins w:id="457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58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  {</w:t>
        </w:r>
      </w:ins>
    </w:p>
    <w:p w14:paraId="78B5F0EA" w14:textId="77777777" w:rsidR="00E71114" w:rsidRDefault="00E71114" w:rsidP="00E71114">
      <w:pPr>
        <w:shd w:val="clear" w:color="auto" w:fill="000000"/>
        <w:spacing w:line="285" w:lineRule="atLeast"/>
        <w:rPr>
          <w:ins w:id="459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60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speed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"Введіть коректне значення часу!"</w:t>
        </w:r>
        <w:r>
          <w:rPr>
            <w:rFonts w:ascii="Consolas" w:hAnsi="Consolas"/>
            <w:color w:val="FFFFFF"/>
            <w:sz w:val="21"/>
            <w:szCs w:val="21"/>
          </w:rPr>
          <w:t xml:space="preserve">   </w:t>
        </w:r>
      </w:ins>
    </w:p>
    <w:p w14:paraId="76E836B8" w14:textId="77777777" w:rsidR="00E71114" w:rsidRDefault="00E71114" w:rsidP="00E71114">
      <w:pPr>
        <w:shd w:val="clear" w:color="auto" w:fill="000000"/>
        <w:spacing w:line="285" w:lineRule="atLeast"/>
        <w:rPr>
          <w:ins w:id="461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62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  }</w:t>
        </w:r>
      </w:ins>
    </w:p>
    <w:p w14:paraId="45881878" w14:textId="77777777" w:rsidR="00E71114" w:rsidRDefault="00E71114" w:rsidP="00E71114">
      <w:pPr>
        <w:shd w:val="clear" w:color="auto" w:fill="000000"/>
        <w:spacing w:line="285" w:lineRule="atLeast"/>
        <w:rPr>
          <w:ins w:id="463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64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</w:ins>
    </w:p>
    <w:p w14:paraId="111F9587" w14:textId="77777777" w:rsidR="00E71114" w:rsidRDefault="00E71114" w:rsidP="00E71114">
      <w:pPr>
        <w:shd w:val="clear" w:color="auto" w:fill="000000"/>
        <w:spacing w:line="285" w:lineRule="atLeast"/>
        <w:rPr>
          <w:ins w:id="465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66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{</w:t>
        </w:r>
      </w:ins>
    </w:p>
    <w:p w14:paraId="03B81F08" w14:textId="77777777" w:rsidR="00E71114" w:rsidRDefault="00E71114" w:rsidP="00E71114">
      <w:pPr>
        <w:shd w:val="clear" w:color="auto" w:fill="000000"/>
        <w:spacing w:line="285" w:lineRule="atLeast"/>
        <w:rPr>
          <w:ins w:id="467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68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   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S</w:t>
        </w:r>
        <w:r>
          <w:rPr>
            <w:rFonts w:ascii="Consolas" w:hAnsi="Consolas"/>
            <w:color w:val="D4D4D4"/>
            <w:sz w:val="21"/>
            <w:szCs w:val="21"/>
          </w:rPr>
          <w:t>/</w:t>
        </w:r>
        <w:r>
          <w:rPr>
            <w:rFonts w:ascii="Consolas" w:hAnsi="Consolas"/>
            <w:color w:val="9CDCFE"/>
            <w:sz w:val="21"/>
            <w:szCs w:val="21"/>
          </w:rPr>
          <w:t>T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7CA668"/>
            <w:sz w:val="21"/>
            <w:szCs w:val="21"/>
          </w:rPr>
          <w:t>// Змінна результату як обчислення швидкості</w:t>
        </w:r>
      </w:ins>
    </w:p>
    <w:p w14:paraId="498B3838" w14:textId="77777777" w:rsidR="00E71114" w:rsidRDefault="00E71114" w:rsidP="00E71114">
      <w:pPr>
        <w:shd w:val="clear" w:color="auto" w:fill="000000"/>
        <w:spacing w:line="285" w:lineRule="atLeast"/>
        <w:rPr>
          <w:ins w:id="469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70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   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speed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"Для вчасного прибуття потрібна швидкість не менше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 км/год"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7CA668"/>
            <w:sz w:val="21"/>
            <w:szCs w:val="21"/>
          </w:rPr>
          <w:t>// Встановлення значення результату в блок через його ID</w:t>
        </w:r>
      </w:ins>
    </w:p>
    <w:p w14:paraId="7CF88CAA" w14:textId="77777777" w:rsidR="00E71114" w:rsidRDefault="00E71114" w:rsidP="00E71114">
      <w:pPr>
        <w:shd w:val="clear" w:color="auto" w:fill="000000"/>
        <w:spacing w:line="285" w:lineRule="atLeast"/>
        <w:rPr>
          <w:ins w:id="471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72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66394B2B" w14:textId="77777777" w:rsidR="00E71114" w:rsidRDefault="00E71114" w:rsidP="00E71114">
      <w:pPr>
        <w:shd w:val="clear" w:color="auto" w:fill="000000"/>
        <w:spacing w:line="285" w:lineRule="atLeast"/>
        <w:rPr>
          <w:ins w:id="473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74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3F05A2BD" w14:textId="77777777" w:rsidR="00E71114" w:rsidRDefault="00E71114" w:rsidP="00E71114">
      <w:pPr>
        <w:shd w:val="clear" w:color="auto" w:fill="000000"/>
        <w:spacing w:line="285" w:lineRule="atLeast"/>
        <w:rPr>
          <w:ins w:id="475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76" w:author="Роман Шарковський" w:date="2023-04-20T23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</w:ins>
    </w:p>
    <w:p w14:paraId="5640F8A3" w14:textId="77777777" w:rsidR="00E71114" w:rsidRDefault="00E71114" w:rsidP="00E71114">
      <w:pPr>
        <w:shd w:val="clear" w:color="auto" w:fill="000000"/>
        <w:spacing w:line="285" w:lineRule="atLeast"/>
        <w:rPr>
          <w:ins w:id="477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78" w:author="Роман Шарковський" w:date="2023-04-20T23:20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58F661A" w14:textId="77777777" w:rsidR="00E71114" w:rsidRDefault="00E71114" w:rsidP="00E71114">
      <w:pPr>
        <w:shd w:val="clear" w:color="auto" w:fill="000000"/>
        <w:spacing w:line="285" w:lineRule="atLeast"/>
        <w:rPr>
          <w:ins w:id="479" w:author="Роман Шарковський" w:date="2023-04-20T23:20:00Z"/>
          <w:rFonts w:ascii="Consolas" w:hAnsi="Consolas"/>
          <w:color w:val="FFFFFF"/>
          <w:sz w:val="21"/>
          <w:szCs w:val="21"/>
        </w:rPr>
      </w:pPr>
      <w:ins w:id="480" w:author="Роман Шарковський" w:date="2023-04-20T23:20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61FFDFC" w14:textId="7ACC79EE" w:rsidR="00E71114" w:rsidRDefault="00E71114" w:rsidP="006158B7">
      <w:pPr>
        <w:pStyle w:val="ListParagraph"/>
        <w:spacing w:line="360" w:lineRule="auto"/>
        <w:ind w:left="567"/>
        <w:rPr>
          <w:ins w:id="481" w:author="Роман Шарковський" w:date="2023-04-20T23:20:00Z"/>
          <w:rFonts w:eastAsiaTheme="minorEastAsia"/>
          <w:sz w:val="28"/>
          <w:szCs w:val="28"/>
        </w:rPr>
      </w:pPr>
    </w:p>
    <w:p w14:paraId="116E9FD1" w14:textId="2BA15F27" w:rsidR="00E71114" w:rsidRDefault="00E71114" w:rsidP="00E71114">
      <w:pPr>
        <w:pStyle w:val="ListParagraph"/>
        <w:spacing w:line="360" w:lineRule="auto"/>
        <w:ind w:left="0"/>
        <w:rPr>
          <w:ins w:id="482" w:author="Роман Шарковський" w:date="2023-04-20T23:20:00Z"/>
          <w:rFonts w:eastAsiaTheme="minorEastAsia"/>
          <w:sz w:val="28"/>
          <w:szCs w:val="28"/>
        </w:rPr>
      </w:pPr>
      <w:ins w:id="483" w:author="Роман Шарковський" w:date="2023-04-20T23:20:00Z">
        <w:r>
          <w:rPr>
            <w:rFonts w:eastAsiaTheme="minorEastAsia"/>
            <w:sz w:val="28"/>
            <w:szCs w:val="28"/>
          </w:rPr>
          <w:t>Результат виконання коду:</w:t>
        </w:r>
      </w:ins>
    </w:p>
    <w:p w14:paraId="68CC1802" w14:textId="70899C8C" w:rsidR="00E71114" w:rsidRDefault="00E71114" w:rsidP="00E71114">
      <w:pPr>
        <w:pStyle w:val="ListParagraph"/>
        <w:spacing w:line="360" w:lineRule="auto"/>
        <w:ind w:left="0"/>
        <w:jc w:val="center"/>
        <w:rPr>
          <w:ins w:id="484" w:author="Роман Шарковський" w:date="2023-04-20T23:21:00Z"/>
          <w:rFonts w:eastAsiaTheme="minorEastAsia"/>
          <w:sz w:val="28"/>
          <w:szCs w:val="28"/>
        </w:rPr>
      </w:pPr>
      <w:ins w:id="485" w:author="Роман Шарковський" w:date="2023-04-20T23:21:00Z">
        <w:r w:rsidRPr="00E71114">
          <w:rPr>
            <w:rFonts w:eastAsiaTheme="minorEastAsia"/>
            <w:sz w:val="28"/>
            <w:szCs w:val="28"/>
          </w:rPr>
          <w:drawing>
            <wp:inline distT="0" distB="0" distL="0" distR="0" wp14:anchorId="0AB17C83" wp14:editId="0921E181">
              <wp:extent cx="2807885" cy="1120140"/>
              <wp:effectExtent l="0" t="0" r="0" b="3810"/>
              <wp:docPr id="236" name="Picture 2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16923" cy="1123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A479753" w14:textId="5E33BFE2" w:rsidR="00E71114" w:rsidRDefault="00E71114" w:rsidP="00E71114">
      <w:pPr>
        <w:pStyle w:val="ListParagraph"/>
        <w:spacing w:line="360" w:lineRule="auto"/>
        <w:ind w:left="0"/>
        <w:jc w:val="center"/>
        <w:rPr>
          <w:ins w:id="486" w:author="Роман Шарковський" w:date="2023-04-20T23:21:00Z"/>
          <w:rFonts w:eastAsiaTheme="minorEastAsia"/>
          <w:sz w:val="28"/>
          <w:szCs w:val="28"/>
        </w:rPr>
      </w:pPr>
      <w:ins w:id="487" w:author="Роман Шарковський" w:date="2023-04-20T23:21:00Z">
        <w:r>
          <w:rPr>
            <w:rFonts w:eastAsiaTheme="minorEastAsia"/>
            <w:sz w:val="28"/>
            <w:szCs w:val="28"/>
          </w:rPr>
          <w:t>Рис. 3.5 Введення відстані</w:t>
        </w:r>
      </w:ins>
    </w:p>
    <w:p w14:paraId="025529C8" w14:textId="1830879E" w:rsidR="00E71114" w:rsidRDefault="00E71114" w:rsidP="00E71114">
      <w:pPr>
        <w:pStyle w:val="ListParagraph"/>
        <w:spacing w:line="360" w:lineRule="auto"/>
        <w:ind w:left="0"/>
        <w:jc w:val="center"/>
        <w:rPr>
          <w:ins w:id="488" w:author="Роман Шарковський" w:date="2023-04-20T23:21:00Z"/>
          <w:rFonts w:eastAsiaTheme="minorEastAsia"/>
          <w:sz w:val="28"/>
          <w:szCs w:val="28"/>
        </w:rPr>
      </w:pPr>
    </w:p>
    <w:p w14:paraId="18CF8774" w14:textId="3F2C06FD" w:rsidR="00E71114" w:rsidRDefault="00E71114" w:rsidP="00E71114">
      <w:pPr>
        <w:pStyle w:val="ListParagraph"/>
        <w:spacing w:line="360" w:lineRule="auto"/>
        <w:ind w:left="0"/>
        <w:jc w:val="center"/>
        <w:rPr>
          <w:ins w:id="489" w:author="Роман Шарковський" w:date="2023-04-20T23:22:00Z"/>
          <w:rFonts w:eastAsiaTheme="minorEastAsia"/>
          <w:sz w:val="28"/>
          <w:szCs w:val="28"/>
        </w:rPr>
      </w:pPr>
      <w:ins w:id="490" w:author="Роман Шарковський" w:date="2023-04-20T23:22:00Z">
        <w:r w:rsidRPr="00E71114">
          <w:rPr>
            <w:rFonts w:eastAsiaTheme="minorEastAsia"/>
            <w:sz w:val="28"/>
            <w:szCs w:val="28"/>
          </w:rPr>
          <w:drawing>
            <wp:inline distT="0" distB="0" distL="0" distR="0" wp14:anchorId="5369A379" wp14:editId="6D237020">
              <wp:extent cx="2705100" cy="1082040"/>
              <wp:effectExtent l="0" t="0" r="0" b="3810"/>
              <wp:docPr id="237" name="Picture 2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10653" cy="10842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714EE9B" w14:textId="73D4BD18" w:rsidR="00E71114" w:rsidRDefault="00E71114" w:rsidP="00E71114">
      <w:pPr>
        <w:pStyle w:val="ListParagraph"/>
        <w:spacing w:line="360" w:lineRule="auto"/>
        <w:ind w:left="0"/>
        <w:jc w:val="center"/>
        <w:rPr>
          <w:ins w:id="491" w:author="Роман Шарковський" w:date="2023-04-20T23:22:00Z"/>
          <w:rFonts w:eastAsiaTheme="minorEastAsia"/>
          <w:sz w:val="28"/>
          <w:szCs w:val="28"/>
        </w:rPr>
      </w:pPr>
      <w:ins w:id="492" w:author="Роман Шарковський" w:date="2023-04-20T23:22:00Z">
        <w:r>
          <w:rPr>
            <w:rFonts w:eastAsiaTheme="minorEastAsia"/>
            <w:sz w:val="28"/>
            <w:szCs w:val="28"/>
          </w:rPr>
          <w:t>Рис. 3.6 Введення часу</w:t>
        </w:r>
      </w:ins>
    </w:p>
    <w:p w14:paraId="43673A81" w14:textId="6A3C3935" w:rsidR="00E71114" w:rsidRDefault="00E71114" w:rsidP="00E71114">
      <w:pPr>
        <w:pStyle w:val="ListParagraph"/>
        <w:spacing w:line="360" w:lineRule="auto"/>
        <w:ind w:left="0"/>
        <w:jc w:val="center"/>
        <w:rPr>
          <w:ins w:id="493" w:author="Роман Шарковський" w:date="2023-04-20T23:22:00Z"/>
          <w:rFonts w:eastAsiaTheme="minorEastAsia"/>
          <w:sz w:val="28"/>
          <w:szCs w:val="28"/>
        </w:rPr>
      </w:pPr>
    </w:p>
    <w:p w14:paraId="236B97FF" w14:textId="6A34FFE3" w:rsidR="00E71114" w:rsidRDefault="00E71114" w:rsidP="00E71114">
      <w:pPr>
        <w:pStyle w:val="ListParagraph"/>
        <w:spacing w:line="360" w:lineRule="auto"/>
        <w:ind w:left="0"/>
        <w:jc w:val="center"/>
        <w:rPr>
          <w:ins w:id="494" w:author="Роман Шарковський" w:date="2023-04-20T23:22:00Z"/>
          <w:rFonts w:eastAsiaTheme="minorEastAsia"/>
          <w:sz w:val="28"/>
          <w:szCs w:val="28"/>
        </w:rPr>
      </w:pPr>
      <w:ins w:id="495" w:author="Роман Шарковський" w:date="2023-04-20T23:22:00Z">
        <w:r w:rsidRPr="00E71114">
          <w:rPr>
            <w:rFonts w:eastAsiaTheme="minorEastAsia"/>
            <w:sz w:val="28"/>
            <w:szCs w:val="28"/>
          </w:rPr>
          <w:lastRenderedPageBreak/>
          <w:drawing>
            <wp:inline distT="0" distB="0" distL="0" distR="0" wp14:anchorId="3B78A457" wp14:editId="1E4578B8">
              <wp:extent cx="5372850" cy="590632"/>
              <wp:effectExtent l="0" t="0" r="0" b="0"/>
              <wp:docPr id="238" name="Picture 2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72850" cy="5906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498787" w14:textId="000D2CEB" w:rsidR="00E71114" w:rsidRDefault="00E71114" w:rsidP="00E71114">
      <w:pPr>
        <w:pStyle w:val="ListParagraph"/>
        <w:spacing w:line="360" w:lineRule="auto"/>
        <w:ind w:left="0"/>
        <w:jc w:val="center"/>
        <w:rPr>
          <w:ins w:id="496" w:author="Роман Шарковський" w:date="2023-04-20T23:23:00Z"/>
          <w:rFonts w:eastAsiaTheme="minorEastAsia"/>
          <w:sz w:val="28"/>
          <w:szCs w:val="28"/>
        </w:rPr>
      </w:pPr>
      <w:ins w:id="497" w:author="Роман Шарковський" w:date="2023-04-20T23:22:00Z">
        <w:r>
          <w:rPr>
            <w:rFonts w:eastAsiaTheme="minorEastAsia"/>
            <w:sz w:val="28"/>
            <w:szCs w:val="28"/>
          </w:rPr>
          <w:t>Рис. 3.7 Результат розра</w:t>
        </w:r>
      </w:ins>
      <w:ins w:id="498" w:author="Роман Шарковський" w:date="2023-04-20T23:23:00Z">
        <w:r>
          <w:rPr>
            <w:rFonts w:eastAsiaTheme="minorEastAsia"/>
            <w:sz w:val="28"/>
            <w:szCs w:val="28"/>
          </w:rPr>
          <w:t>хунку</w:t>
        </w:r>
      </w:ins>
    </w:p>
    <w:p w14:paraId="1480DFA8" w14:textId="77777777" w:rsidR="00E71114" w:rsidRPr="00E71114" w:rsidRDefault="00E71114" w:rsidP="00E71114">
      <w:pPr>
        <w:pStyle w:val="ListParagraph"/>
        <w:spacing w:line="360" w:lineRule="auto"/>
        <w:ind w:left="0"/>
        <w:jc w:val="center"/>
        <w:rPr>
          <w:ins w:id="499" w:author="Роман Шарковський" w:date="2023-04-20T20:26:00Z"/>
          <w:rFonts w:eastAsiaTheme="minorEastAsia"/>
          <w:sz w:val="28"/>
          <w:szCs w:val="28"/>
          <w:rPrChange w:id="500" w:author="Роман Шарковський" w:date="2023-04-20T23:19:00Z">
            <w:rPr>
              <w:ins w:id="501" w:author="Роман Шарковський" w:date="2023-04-20T20:26:00Z"/>
              <w:sz w:val="28"/>
              <w:szCs w:val="28"/>
            </w:rPr>
          </w:rPrChange>
        </w:rPr>
        <w:pPrChange w:id="502" w:author="Роман Шарковський" w:date="2023-04-20T23:21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</w:p>
    <w:p w14:paraId="30CBB86E" w14:textId="2F10F0EC" w:rsidR="002F6008" w:rsidRDefault="002F6008" w:rsidP="002F6008">
      <w:pPr>
        <w:pStyle w:val="ListParagraph"/>
        <w:numPr>
          <w:ilvl w:val="0"/>
          <w:numId w:val="75"/>
        </w:numPr>
        <w:spacing w:line="360" w:lineRule="auto"/>
        <w:ind w:left="567" w:hanging="567"/>
        <w:rPr>
          <w:ins w:id="503" w:author="Роман Шарковський" w:date="2023-04-20T23:23:00Z"/>
          <w:sz w:val="28"/>
          <w:szCs w:val="28"/>
        </w:rPr>
      </w:pPr>
      <w:ins w:id="504" w:author="Роман Шарковський" w:date="2023-04-20T20:26:00Z">
        <w:r w:rsidRPr="002F6008">
          <w:rPr>
            <w:sz w:val="28"/>
            <w:szCs w:val="28"/>
          </w:rPr>
          <w:t xml:space="preserve">Користувач вказує обсяг флешки </w:t>
        </w:r>
        <w:proofErr w:type="spellStart"/>
        <w:r w:rsidRPr="002F6008">
          <w:rPr>
            <w:sz w:val="28"/>
            <w:szCs w:val="28"/>
          </w:rPr>
          <w:t>Гб</w:t>
        </w:r>
        <w:proofErr w:type="spellEnd"/>
        <w:r w:rsidRPr="002F6008">
          <w:rPr>
            <w:sz w:val="28"/>
            <w:szCs w:val="28"/>
          </w:rPr>
          <w:t xml:space="preserve">. Програма повинна порахувати скільки файлів розміром 820 </w:t>
        </w:r>
        <w:proofErr w:type="spellStart"/>
        <w:r w:rsidRPr="002F6008">
          <w:rPr>
            <w:sz w:val="28"/>
            <w:szCs w:val="28"/>
          </w:rPr>
          <w:t>Мб</w:t>
        </w:r>
        <w:proofErr w:type="spellEnd"/>
        <w:r w:rsidRPr="002F6008">
          <w:rPr>
            <w:sz w:val="28"/>
            <w:szCs w:val="28"/>
          </w:rPr>
          <w:t xml:space="preserve"> поміщається на флешку.</w:t>
        </w:r>
      </w:ins>
    </w:p>
    <w:p w14:paraId="37F75A68" w14:textId="275412C9" w:rsidR="00E71114" w:rsidRDefault="00E71114" w:rsidP="00E71114">
      <w:pPr>
        <w:pStyle w:val="ListParagraph"/>
        <w:spacing w:line="360" w:lineRule="auto"/>
        <w:ind w:left="567"/>
        <w:rPr>
          <w:ins w:id="505" w:author="Роман Шарковський" w:date="2023-04-20T23:23:00Z"/>
          <w:sz w:val="28"/>
          <w:szCs w:val="28"/>
        </w:rPr>
      </w:pPr>
    </w:p>
    <w:p w14:paraId="5F617C0A" w14:textId="701CBF42" w:rsidR="00E71114" w:rsidRDefault="00E71114" w:rsidP="00E71114">
      <w:pPr>
        <w:pStyle w:val="ListParagraph"/>
        <w:spacing w:line="360" w:lineRule="auto"/>
        <w:ind w:left="0"/>
        <w:rPr>
          <w:ins w:id="506" w:author="Роман Шарковський" w:date="2023-04-20T23:23:00Z"/>
          <w:sz w:val="28"/>
          <w:szCs w:val="28"/>
        </w:rPr>
      </w:pPr>
      <w:ins w:id="507" w:author="Роман Шарковський" w:date="2023-04-20T23:23:00Z">
        <w:r>
          <w:rPr>
            <w:sz w:val="28"/>
            <w:szCs w:val="28"/>
          </w:rPr>
          <w:t>Лістинг програми:</w:t>
        </w:r>
      </w:ins>
    </w:p>
    <w:p w14:paraId="09EEE3FB" w14:textId="77777777" w:rsidR="00E71114" w:rsidRDefault="00E71114" w:rsidP="00E71114">
      <w:pPr>
        <w:shd w:val="clear" w:color="auto" w:fill="000000"/>
        <w:spacing w:line="285" w:lineRule="atLeast"/>
        <w:rPr>
          <w:ins w:id="508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09" w:author="Роман Шарковський" w:date="2023-04-20T23:23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CACB72D" w14:textId="77777777" w:rsidR="00E71114" w:rsidRDefault="00E71114" w:rsidP="00E71114">
      <w:pPr>
        <w:shd w:val="clear" w:color="auto" w:fill="000000"/>
        <w:spacing w:line="285" w:lineRule="atLeast"/>
        <w:rPr>
          <w:ins w:id="510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11" w:author="Роман Шарковський" w:date="2023-04-20T23:23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8FC0C84" w14:textId="77777777" w:rsidR="00E71114" w:rsidRDefault="00E71114" w:rsidP="00E71114">
      <w:pPr>
        <w:shd w:val="clear" w:color="auto" w:fill="000000"/>
        <w:spacing w:line="285" w:lineRule="atLeast"/>
        <w:rPr>
          <w:ins w:id="512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13" w:author="Роман Шарковський" w:date="2023-04-20T23:23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879159E" w14:textId="77777777" w:rsidR="00E71114" w:rsidRDefault="00E71114" w:rsidP="00E71114">
      <w:pPr>
        <w:shd w:val="clear" w:color="auto" w:fill="000000"/>
        <w:spacing w:line="285" w:lineRule="atLeast"/>
        <w:rPr>
          <w:ins w:id="514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15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83F3D5E" w14:textId="77777777" w:rsidR="00E71114" w:rsidRDefault="00E71114" w:rsidP="00E71114">
      <w:pPr>
        <w:shd w:val="clear" w:color="auto" w:fill="000000"/>
        <w:spacing w:line="285" w:lineRule="atLeast"/>
        <w:rPr>
          <w:ins w:id="516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17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>     </w:t>
        </w:r>
        <w:r>
          <w:rPr>
            <w:rFonts w:ascii="Consolas" w:hAnsi="Consolas"/>
            <w:color w:val="7CA668"/>
            <w:sz w:val="21"/>
            <w:szCs w:val="21"/>
          </w:rPr>
          <w:t>&lt;!-- Заголовок --&gt;</w:t>
        </w:r>
      </w:ins>
    </w:p>
    <w:p w14:paraId="0D221971" w14:textId="77777777" w:rsidR="00E71114" w:rsidRDefault="00E71114" w:rsidP="00E71114">
      <w:pPr>
        <w:shd w:val="clear" w:color="auto" w:fill="000000"/>
        <w:spacing w:line="285" w:lineRule="atLeast"/>
        <w:rPr>
          <w:ins w:id="518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19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3.3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7036B2CE" w14:textId="77777777" w:rsidR="00E71114" w:rsidRDefault="00E71114" w:rsidP="00E71114">
      <w:pPr>
        <w:shd w:val="clear" w:color="auto" w:fill="000000"/>
        <w:spacing w:line="285" w:lineRule="atLeast"/>
        <w:rPr>
          <w:ins w:id="520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21" w:author="Роман Шарковський" w:date="2023-04-20T23:23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D766FDC" w14:textId="77777777" w:rsidR="00E71114" w:rsidRDefault="00E71114" w:rsidP="00E71114">
      <w:pPr>
        <w:shd w:val="clear" w:color="auto" w:fill="000000"/>
        <w:spacing w:line="285" w:lineRule="atLeast"/>
        <w:rPr>
          <w:ins w:id="522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23" w:author="Роман Шарковський" w:date="2023-04-20T23:23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3AE41D5" w14:textId="77777777" w:rsidR="00E71114" w:rsidRDefault="00E71114" w:rsidP="00E71114">
      <w:pPr>
        <w:shd w:val="clear" w:color="auto" w:fill="000000"/>
        <w:spacing w:line="285" w:lineRule="atLeast"/>
        <w:rPr>
          <w:ins w:id="524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25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Блок для виведення результату --&gt;</w:t>
        </w:r>
      </w:ins>
    </w:p>
    <w:p w14:paraId="0F206C69" w14:textId="77777777" w:rsidR="00E71114" w:rsidRDefault="00E71114" w:rsidP="00E71114">
      <w:pPr>
        <w:shd w:val="clear" w:color="auto" w:fill="000000"/>
        <w:spacing w:line="285" w:lineRule="atLeast"/>
        <w:rPr>
          <w:ins w:id="526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27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count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69EBBE6D" w14:textId="77777777" w:rsidR="00E71114" w:rsidRDefault="00E71114" w:rsidP="00E71114">
      <w:pPr>
        <w:shd w:val="clear" w:color="auto" w:fill="000000"/>
        <w:spacing w:line="285" w:lineRule="atLeast"/>
        <w:rPr>
          <w:ins w:id="528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29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3F543FA" w14:textId="77777777" w:rsidR="00E71114" w:rsidRDefault="00E71114" w:rsidP="00E71114">
      <w:pPr>
        <w:shd w:val="clear" w:color="auto" w:fill="000000"/>
        <w:spacing w:line="285" w:lineRule="atLeast"/>
        <w:rPr>
          <w:ins w:id="530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31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memory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prompt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"Введіть обсяг флешки в ГБ: 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r>
          <w:rPr>
            <w:rFonts w:ascii="Consolas" w:hAnsi="Consolas"/>
            <w:color w:val="CE9178"/>
            <w:sz w:val="21"/>
            <w:szCs w:val="21"/>
          </w:rPr>
          <w:t>""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>// Запит на введення розміру флешки</w:t>
        </w:r>
      </w:ins>
    </w:p>
    <w:p w14:paraId="433D8245" w14:textId="77777777" w:rsidR="00E71114" w:rsidRDefault="00E71114" w:rsidP="00E71114">
      <w:pPr>
        <w:shd w:val="clear" w:color="auto" w:fill="000000"/>
        <w:spacing w:line="285" w:lineRule="atLeast"/>
        <w:rPr>
          <w:ins w:id="532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33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memory_mb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memory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*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1024</w:t>
        </w:r>
      </w:ins>
    </w:p>
    <w:p w14:paraId="29BB709A" w14:textId="77777777" w:rsidR="00E71114" w:rsidRDefault="00E71114" w:rsidP="00E71114">
      <w:pPr>
        <w:shd w:val="clear" w:color="auto" w:fill="000000"/>
        <w:spacing w:line="285" w:lineRule="atLeast"/>
        <w:rPr>
          <w:ins w:id="534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35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memory_mb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820</w:t>
        </w:r>
        <w:r>
          <w:rPr>
            <w:rFonts w:ascii="Consolas" w:hAnsi="Consolas"/>
            <w:color w:val="FFFFFF"/>
            <w:sz w:val="21"/>
            <w:szCs w:val="21"/>
          </w:rPr>
          <w:t>){</w:t>
        </w:r>
      </w:ins>
    </w:p>
    <w:p w14:paraId="16DB8E21" w14:textId="77777777" w:rsidR="00E71114" w:rsidRDefault="00E71114" w:rsidP="00E71114">
      <w:pPr>
        <w:shd w:val="clear" w:color="auto" w:fill="000000"/>
        <w:spacing w:line="285" w:lineRule="atLeast"/>
        <w:rPr>
          <w:ins w:id="536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37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count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"Введіть коректне значення обсягу!"</w:t>
        </w:r>
      </w:ins>
    </w:p>
    <w:p w14:paraId="7FE834B8" w14:textId="77777777" w:rsidR="00E71114" w:rsidRDefault="00E71114" w:rsidP="00E71114">
      <w:pPr>
        <w:shd w:val="clear" w:color="auto" w:fill="000000"/>
        <w:spacing w:line="285" w:lineRule="atLeast"/>
        <w:rPr>
          <w:ins w:id="538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39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0A3B618C" w14:textId="77777777" w:rsidR="00E71114" w:rsidRDefault="00E71114" w:rsidP="00E71114">
      <w:pPr>
        <w:shd w:val="clear" w:color="auto" w:fill="000000"/>
        <w:spacing w:line="285" w:lineRule="atLeast"/>
        <w:rPr>
          <w:ins w:id="540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41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{</w:t>
        </w:r>
      </w:ins>
    </w:p>
    <w:p w14:paraId="2319DE26" w14:textId="77777777" w:rsidR="00E71114" w:rsidRDefault="00E71114" w:rsidP="00E71114">
      <w:pPr>
        <w:shd w:val="clear" w:color="auto" w:fill="000000"/>
        <w:spacing w:line="285" w:lineRule="atLeast"/>
        <w:rPr>
          <w:ins w:id="542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43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memory_mb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memory_mb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820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D4D4D4"/>
            <w:sz w:val="21"/>
            <w:szCs w:val="21"/>
          </w:rPr>
          <w:t>/</w:t>
        </w:r>
        <w:r>
          <w:rPr>
            <w:rFonts w:ascii="Consolas" w:hAnsi="Consolas"/>
            <w:color w:val="B5CEA8"/>
            <w:sz w:val="21"/>
            <w:szCs w:val="21"/>
          </w:rPr>
          <w:t>820</w:t>
        </w:r>
      </w:ins>
    </w:p>
    <w:p w14:paraId="326C2AAD" w14:textId="77777777" w:rsidR="00E71114" w:rsidRDefault="00E71114" w:rsidP="00E71114">
      <w:pPr>
        <w:shd w:val="clear" w:color="auto" w:fill="000000"/>
        <w:spacing w:line="285" w:lineRule="atLeast"/>
        <w:rPr>
          <w:ins w:id="544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45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count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"На флешці розміром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memory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гб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 xml:space="preserve"> поміститься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 файлів розміром 820мб"</w:t>
        </w:r>
        <w:r>
          <w:rPr>
            <w:rFonts w:ascii="Consolas" w:hAnsi="Consolas"/>
            <w:color w:val="7CA668"/>
            <w:sz w:val="21"/>
            <w:szCs w:val="21"/>
          </w:rPr>
          <w:t>// Встановлення значення результату в блок через його ID</w:t>
        </w:r>
      </w:ins>
    </w:p>
    <w:p w14:paraId="7AAE04A3" w14:textId="77777777" w:rsidR="00E71114" w:rsidRDefault="00E71114" w:rsidP="00E71114">
      <w:pPr>
        <w:shd w:val="clear" w:color="auto" w:fill="000000"/>
        <w:spacing w:line="285" w:lineRule="atLeast"/>
        <w:rPr>
          <w:ins w:id="546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47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00F4E099" w14:textId="77777777" w:rsidR="00E71114" w:rsidRDefault="00E71114" w:rsidP="00E71114">
      <w:pPr>
        <w:shd w:val="clear" w:color="auto" w:fill="000000"/>
        <w:spacing w:line="285" w:lineRule="atLeast"/>
        <w:rPr>
          <w:ins w:id="548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49" w:author="Роман Шарковський" w:date="2023-04-20T23:2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</w:ins>
    </w:p>
    <w:p w14:paraId="4D58F8F7" w14:textId="77777777" w:rsidR="00E71114" w:rsidRDefault="00E71114" w:rsidP="00E71114">
      <w:pPr>
        <w:shd w:val="clear" w:color="auto" w:fill="000000"/>
        <w:spacing w:line="285" w:lineRule="atLeast"/>
        <w:rPr>
          <w:ins w:id="550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51" w:author="Роман Шарковський" w:date="2023-04-20T23:23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953FC16" w14:textId="77777777" w:rsidR="00E71114" w:rsidRDefault="00E71114" w:rsidP="00E71114">
      <w:pPr>
        <w:shd w:val="clear" w:color="auto" w:fill="000000"/>
        <w:spacing w:line="285" w:lineRule="atLeast"/>
        <w:rPr>
          <w:ins w:id="552" w:author="Роман Шарковський" w:date="2023-04-20T23:23:00Z"/>
          <w:rFonts w:ascii="Consolas" w:hAnsi="Consolas"/>
          <w:color w:val="FFFFFF"/>
          <w:sz w:val="21"/>
          <w:szCs w:val="21"/>
        </w:rPr>
      </w:pPr>
      <w:ins w:id="553" w:author="Роман Шарковський" w:date="2023-04-20T23:23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9E22756" w14:textId="4305A25D" w:rsidR="00E71114" w:rsidRDefault="00E71114" w:rsidP="00E71114">
      <w:pPr>
        <w:pStyle w:val="ListParagraph"/>
        <w:spacing w:line="360" w:lineRule="auto"/>
        <w:ind w:left="0"/>
        <w:rPr>
          <w:ins w:id="554" w:author="Роман Шарковський" w:date="2023-04-20T23:23:00Z"/>
          <w:sz w:val="28"/>
          <w:szCs w:val="28"/>
        </w:rPr>
      </w:pPr>
    </w:p>
    <w:p w14:paraId="4A32A905" w14:textId="3F823B0C" w:rsidR="00E71114" w:rsidRDefault="00E71114" w:rsidP="00E71114">
      <w:pPr>
        <w:pStyle w:val="ListParagraph"/>
        <w:spacing w:line="360" w:lineRule="auto"/>
        <w:ind w:left="0"/>
        <w:rPr>
          <w:ins w:id="555" w:author="Роман Шарковський" w:date="2023-04-20T23:23:00Z"/>
          <w:sz w:val="28"/>
          <w:szCs w:val="28"/>
        </w:rPr>
      </w:pPr>
      <w:ins w:id="556" w:author="Роман Шарковський" w:date="2023-04-20T23:23:00Z">
        <w:r>
          <w:rPr>
            <w:sz w:val="28"/>
            <w:szCs w:val="28"/>
          </w:rPr>
          <w:t>Результат виконання коду:</w:t>
        </w:r>
      </w:ins>
    </w:p>
    <w:p w14:paraId="02200B50" w14:textId="42230079" w:rsidR="00E71114" w:rsidRDefault="00E71114" w:rsidP="00E71114">
      <w:pPr>
        <w:pStyle w:val="ListParagraph"/>
        <w:spacing w:line="360" w:lineRule="auto"/>
        <w:ind w:left="0"/>
        <w:jc w:val="center"/>
        <w:rPr>
          <w:ins w:id="557" w:author="Роман Шарковський" w:date="2023-04-20T23:24:00Z"/>
          <w:sz w:val="28"/>
          <w:szCs w:val="28"/>
        </w:rPr>
      </w:pPr>
      <w:ins w:id="558" w:author="Роман Шарковський" w:date="2023-04-20T23:24:00Z">
        <w:r w:rsidRPr="00E71114">
          <w:rPr>
            <w:sz w:val="28"/>
            <w:szCs w:val="28"/>
          </w:rPr>
          <w:drawing>
            <wp:inline distT="0" distB="0" distL="0" distR="0" wp14:anchorId="2491E077" wp14:editId="35D18689">
              <wp:extent cx="2930838" cy="1171294"/>
              <wp:effectExtent l="0" t="0" r="3175" b="0"/>
              <wp:docPr id="239" name="Picture 2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40232" cy="11750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3D5FF77" w14:textId="201A199C" w:rsidR="00E71114" w:rsidRDefault="00E71114" w:rsidP="00E71114">
      <w:pPr>
        <w:pStyle w:val="ListParagraph"/>
        <w:spacing w:line="360" w:lineRule="auto"/>
        <w:ind w:left="0"/>
        <w:jc w:val="center"/>
        <w:rPr>
          <w:ins w:id="559" w:author="Роман Шарковський" w:date="2023-04-20T23:24:00Z"/>
          <w:sz w:val="28"/>
          <w:szCs w:val="28"/>
        </w:rPr>
      </w:pPr>
      <w:ins w:id="560" w:author="Роман Шарковський" w:date="2023-04-20T23:24:00Z">
        <w:r>
          <w:rPr>
            <w:sz w:val="28"/>
            <w:szCs w:val="28"/>
          </w:rPr>
          <w:t>Рис. 3.7 Введення обсягу пам’яті</w:t>
        </w:r>
      </w:ins>
    </w:p>
    <w:p w14:paraId="245536A3" w14:textId="741DD132" w:rsidR="00E71114" w:rsidRDefault="00E71114" w:rsidP="00E71114">
      <w:pPr>
        <w:pStyle w:val="ListParagraph"/>
        <w:spacing w:line="360" w:lineRule="auto"/>
        <w:ind w:left="0"/>
        <w:jc w:val="center"/>
        <w:rPr>
          <w:ins w:id="561" w:author="Роман Шарковський" w:date="2023-04-20T23:24:00Z"/>
          <w:sz w:val="28"/>
          <w:szCs w:val="28"/>
        </w:rPr>
      </w:pPr>
    </w:p>
    <w:p w14:paraId="7E437F02" w14:textId="496C2A7A" w:rsidR="00E71114" w:rsidRDefault="00E71114" w:rsidP="00E71114">
      <w:pPr>
        <w:pStyle w:val="ListParagraph"/>
        <w:spacing w:line="360" w:lineRule="auto"/>
        <w:ind w:left="0"/>
        <w:jc w:val="center"/>
        <w:rPr>
          <w:ins w:id="562" w:author="Роман Шарковський" w:date="2023-04-20T23:25:00Z"/>
          <w:sz w:val="28"/>
          <w:szCs w:val="28"/>
        </w:rPr>
      </w:pPr>
      <w:ins w:id="563" w:author="Роман Шарковський" w:date="2023-04-20T23:25:00Z">
        <w:r w:rsidRPr="00E71114">
          <w:rPr>
            <w:sz w:val="28"/>
            <w:szCs w:val="28"/>
          </w:rPr>
          <w:lastRenderedPageBreak/>
          <w:drawing>
            <wp:inline distT="0" distB="0" distL="0" distR="0" wp14:anchorId="3F337AD6" wp14:editId="34FC2D8C">
              <wp:extent cx="5611008" cy="514422"/>
              <wp:effectExtent l="0" t="0" r="0" b="0"/>
              <wp:docPr id="240" name="Picture 2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1008" cy="5144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5A66342" w14:textId="78F7048F" w:rsidR="00E71114" w:rsidRDefault="00E71114" w:rsidP="00E71114">
      <w:pPr>
        <w:pStyle w:val="ListParagraph"/>
        <w:spacing w:line="360" w:lineRule="auto"/>
        <w:ind w:left="0"/>
        <w:jc w:val="center"/>
        <w:rPr>
          <w:ins w:id="564" w:author="Роман Шарковський" w:date="2023-04-20T23:25:00Z"/>
          <w:sz w:val="28"/>
          <w:szCs w:val="28"/>
        </w:rPr>
      </w:pPr>
      <w:ins w:id="565" w:author="Роман Шарковський" w:date="2023-04-20T23:25:00Z">
        <w:r>
          <w:rPr>
            <w:sz w:val="28"/>
            <w:szCs w:val="28"/>
          </w:rPr>
          <w:t>Рис. 3.8 Результат розрахунку</w:t>
        </w:r>
      </w:ins>
    </w:p>
    <w:p w14:paraId="3776CD2C" w14:textId="77777777" w:rsidR="00E71114" w:rsidRDefault="00E71114" w:rsidP="00E71114">
      <w:pPr>
        <w:pStyle w:val="ListParagraph"/>
        <w:spacing w:line="360" w:lineRule="auto"/>
        <w:ind w:left="0"/>
        <w:jc w:val="center"/>
        <w:rPr>
          <w:ins w:id="566" w:author="Роман Шарковський" w:date="2023-04-20T20:26:00Z"/>
          <w:sz w:val="28"/>
          <w:szCs w:val="28"/>
        </w:rPr>
        <w:pPrChange w:id="567" w:author="Роман Шарковський" w:date="2023-04-20T23:24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</w:p>
    <w:p w14:paraId="012B6A4C" w14:textId="63A9E820" w:rsidR="002F6008" w:rsidRDefault="002F6008" w:rsidP="002F6008">
      <w:pPr>
        <w:pStyle w:val="ListParagraph"/>
        <w:numPr>
          <w:ilvl w:val="0"/>
          <w:numId w:val="75"/>
        </w:numPr>
        <w:spacing w:line="360" w:lineRule="auto"/>
        <w:ind w:left="567" w:hanging="567"/>
        <w:rPr>
          <w:ins w:id="568" w:author="Роман Шарковський" w:date="2023-04-20T23:25:00Z"/>
          <w:sz w:val="28"/>
          <w:szCs w:val="28"/>
        </w:rPr>
      </w:pPr>
      <w:ins w:id="569" w:author="Роман Шарковський" w:date="2023-04-20T20:26:00Z">
        <w:r w:rsidRPr="002F6008">
          <w:rPr>
            <w:sz w:val="28"/>
            <w:szCs w:val="28"/>
          </w:rPr>
          <w:t xml:space="preserve"> Користувач вводить суму грошей у гаманці та ціну однієї шоколадки. Програма виводить скільки шоколадок може купити користувач і скільки решти у нього залишиться. </w:t>
        </w:r>
      </w:ins>
    </w:p>
    <w:p w14:paraId="083AF6FC" w14:textId="1E5DE892" w:rsidR="00E71114" w:rsidRDefault="00E71114" w:rsidP="00E71114">
      <w:pPr>
        <w:spacing w:line="360" w:lineRule="auto"/>
        <w:rPr>
          <w:ins w:id="570" w:author="Роман Шарковський" w:date="2023-04-20T23:25:00Z"/>
          <w:sz w:val="28"/>
          <w:szCs w:val="28"/>
        </w:rPr>
      </w:pPr>
    </w:p>
    <w:p w14:paraId="13AFDD91" w14:textId="531DA5A8" w:rsidR="00E71114" w:rsidRDefault="00E71114" w:rsidP="00E71114">
      <w:pPr>
        <w:spacing w:line="360" w:lineRule="auto"/>
        <w:rPr>
          <w:ins w:id="571" w:author="Роман Шарковський" w:date="2023-04-20T23:25:00Z"/>
          <w:sz w:val="28"/>
          <w:szCs w:val="28"/>
        </w:rPr>
      </w:pPr>
      <w:ins w:id="572" w:author="Роман Шарковський" w:date="2023-04-20T23:25:00Z">
        <w:r>
          <w:rPr>
            <w:sz w:val="28"/>
            <w:szCs w:val="28"/>
          </w:rPr>
          <w:t>Лістинг програми:</w:t>
        </w:r>
      </w:ins>
    </w:p>
    <w:p w14:paraId="53096E55" w14:textId="77777777" w:rsidR="00E71114" w:rsidRDefault="00E71114" w:rsidP="00E71114">
      <w:pPr>
        <w:shd w:val="clear" w:color="auto" w:fill="000000"/>
        <w:spacing w:line="285" w:lineRule="atLeast"/>
        <w:rPr>
          <w:ins w:id="573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74" w:author="Роман Шарковський" w:date="2023-04-20T23:25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BDAA299" w14:textId="77777777" w:rsidR="00E71114" w:rsidRDefault="00E71114" w:rsidP="00E71114">
      <w:pPr>
        <w:shd w:val="clear" w:color="auto" w:fill="000000"/>
        <w:spacing w:line="285" w:lineRule="atLeast"/>
        <w:rPr>
          <w:ins w:id="575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76" w:author="Роман Шарковський" w:date="2023-04-20T23:25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D9C9AC0" w14:textId="77777777" w:rsidR="00E71114" w:rsidRDefault="00E71114" w:rsidP="00E71114">
      <w:pPr>
        <w:shd w:val="clear" w:color="auto" w:fill="000000"/>
        <w:spacing w:line="285" w:lineRule="atLeast"/>
        <w:rPr>
          <w:ins w:id="577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78" w:author="Роман Шарковський" w:date="2023-04-20T23:25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BE9A96A" w14:textId="77777777" w:rsidR="00E71114" w:rsidRDefault="00E71114" w:rsidP="00E71114">
      <w:pPr>
        <w:shd w:val="clear" w:color="auto" w:fill="000000"/>
        <w:spacing w:line="285" w:lineRule="atLeast"/>
        <w:rPr>
          <w:ins w:id="579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80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E15367A" w14:textId="77777777" w:rsidR="00E71114" w:rsidRDefault="00E71114" w:rsidP="00E71114">
      <w:pPr>
        <w:shd w:val="clear" w:color="auto" w:fill="000000"/>
        <w:spacing w:line="285" w:lineRule="atLeast"/>
        <w:rPr>
          <w:ins w:id="581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82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>     </w:t>
        </w:r>
        <w:r>
          <w:rPr>
            <w:rFonts w:ascii="Consolas" w:hAnsi="Consolas"/>
            <w:color w:val="7CA668"/>
            <w:sz w:val="21"/>
            <w:szCs w:val="21"/>
          </w:rPr>
          <w:t>&lt;!-- Заголовок --&gt;</w:t>
        </w:r>
      </w:ins>
    </w:p>
    <w:p w14:paraId="1ED7C09C" w14:textId="77777777" w:rsidR="00E71114" w:rsidRDefault="00E71114" w:rsidP="00E71114">
      <w:pPr>
        <w:shd w:val="clear" w:color="auto" w:fill="000000"/>
        <w:spacing w:line="285" w:lineRule="atLeast"/>
        <w:rPr>
          <w:ins w:id="583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84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3.3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5604F5CA" w14:textId="77777777" w:rsidR="00E71114" w:rsidRDefault="00E71114" w:rsidP="00E71114">
      <w:pPr>
        <w:shd w:val="clear" w:color="auto" w:fill="000000"/>
        <w:spacing w:line="285" w:lineRule="atLeast"/>
        <w:rPr>
          <w:ins w:id="585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86" w:author="Роман Шарковський" w:date="2023-04-20T23:25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7562D69" w14:textId="77777777" w:rsidR="00E71114" w:rsidRDefault="00E71114" w:rsidP="00E71114">
      <w:pPr>
        <w:shd w:val="clear" w:color="auto" w:fill="000000"/>
        <w:spacing w:line="285" w:lineRule="atLeast"/>
        <w:rPr>
          <w:ins w:id="587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88" w:author="Роман Шарковський" w:date="2023-04-20T23:25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018E59E" w14:textId="77777777" w:rsidR="00E71114" w:rsidRDefault="00E71114" w:rsidP="00E71114">
      <w:pPr>
        <w:shd w:val="clear" w:color="auto" w:fill="000000"/>
        <w:spacing w:line="285" w:lineRule="atLeast"/>
        <w:rPr>
          <w:ins w:id="589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90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Блок для виведення результату --&gt;</w:t>
        </w:r>
      </w:ins>
    </w:p>
    <w:p w14:paraId="362DBB63" w14:textId="77777777" w:rsidR="00E71114" w:rsidRDefault="00E71114" w:rsidP="00E71114">
      <w:pPr>
        <w:shd w:val="clear" w:color="auto" w:fill="000000"/>
        <w:spacing w:line="285" w:lineRule="atLeast"/>
        <w:rPr>
          <w:ins w:id="591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92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res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137A8867" w14:textId="77777777" w:rsidR="00E71114" w:rsidRDefault="00E71114" w:rsidP="00E71114">
      <w:pPr>
        <w:shd w:val="clear" w:color="auto" w:fill="000000"/>
        <w:spacing w:line="285" w:lineRule="atLeast"/>
        <w:rPr>
          <w:ins w:id="593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94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ECF9D2D" w14:textId="77777777" w:rsidR="00E71114" w:rsidRDefault="00E71114" w:rsidP="00E71114">
      <w:pPr>
        <w:shd w:val="clear" w:color="auto" w:fill="000000"/>
        <w:spacing w:line="285" w:lineRule="atLeast"/>
        <w:rPr>
          <w:ins w:id="595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96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money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prompt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"Введіть суму грошей у гаманці: 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r>
          <w:rPr>
            <w:rFonts w:ascii="Consolas" w:hAnsi="Consolas"/>
            <w:color w:val="CE9178"/>
            <w:sz w:val="21"/>
            <w:szCs w:val="21"/>
          </w:rPr>
          <w:t>""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>// Запит на введення суми грошей</w:t>
        </w:r>
      </w:ins>
    </w:p>
    <w:p w14:paraId="5DCDA54E" w14:textId="77777777" w:rsidR="00E71114" w:rsidRDefault="00E71114" w:rsidP="00E71114">
      <w:pPr>
        <w:shd w:val="clear" w:color="auto" w:fill="000000"/>
        <w:spacing w:line="285" w:lineRule="atLeast"/>
        <w:rPr>
          <w:ins w:id="597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598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price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prompt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"Введіть ціну шоколадки: 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r>
          <w:rPr>
            <w:rFonts w:ascii="Consolas" w:hAnsi="Consolas"/>
            <w:color w:val="CE9178"/>
            <w:sz w:val="21"/>
            <w:szCs w:val="21"/>
          </w:rPr>
          <w:t>""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7CA668"/>
            <w:sz w:val="21"/>
            <w:szCs w:val="21"/>
          </w:rPr>
          <w:t>// Запит на введення суми грошей</w:t>
        </w:r>
      </w:ins>
    </w:p>
    <w:p w14:paraId="354B98FF" w14:textId="77777777" w:rsidR="00E71114" w:rsidRDefault="00E71114" w:rsidP="00E71114">
      <w:pPr>
        <w:shd w:val="clear" w:color="auto" w:fill="000000"/>
        <w:spacing w:line="285" w:lineRule="atLeast"/>
        <w:rPr>
          <w:ins w:id="599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00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price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!=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30394B8D" w14:textId="77777777" w:rsidR="00E71114" w:rsidRDefault="00E71114" w:rsidP="00E71114">
      <w:pPr>
        <w:shd w:val="clear" w:color="auto" w:fill="000000"/>
        <w:spacing w:line="285" w:lineRule="atLeast"/>
        <w:rPr>
          <w:ins w:id="601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02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{     </w:t>
        </w:r>
      </w:ins>
    </w:p>
    <w:p w14:paraId="1B9D7C2F" w14:textId="63B4D9C9" w:rsidR="00E71114" w:rsidRDefault="00E71114" w:rsidP="00E71114">
      <w:pPr>
        <w:shd w:val="clear" w:color="auto" w:fill="000000"/>
        <w:spacing w:line="285" w:lineRule="atLeast"/>
        <w:rPr>
          <w:ins w:id="603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04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money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price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)){</w:t>
        </w:r>
      </w:ins>
    </w:p>
    <w:p w14:paraId="03B1CE4D" w14:textId="77777777" w:rsidR="00E71114" w:rsidRDefault="00E71114" w:rsidP="00E71114">
      <w:pPr>
        <w:shd w:val="clear" w:color="auto" w:fill="000000"/>
        <w:spacing w:line="285" w:lineRule="atLeast"/>
        <w:rPr>
          <w:ins w:id="605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06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res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"У вас не вистачає коштів!"</w:t>
        </w:r>
      </w:ins>
    </w:p>
    <w:p w14:paraId="57440E6D" w14:textId="77777777" w:rsidR="00E71114" w:rsidRDefault="00E71114" w:rsidP="00E71114">
      <w:pPr>
        <w:shd w:val="clear" w:color="auto" w:fill="000000"/>
        <w:spacing w:line="285" w:lineRule="atLeast"/>
        <w:rPr>
          <w:ins w:id="607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08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68EA5D1D" w14:textId="77777777" w:rsidR="00E71114" w:rsidRDefault="00E71114" w:rsidP="00E71114">
      <w:pPr>
        <w:shd w:val="clear" w:color="auto" w:fill="000000"/>
        <w:spacing w:line="285" w:lineRule="atLeast"/>
        <w:rPr>
          <w:ins w:id="609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10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</w:ins>
    </w:p>
    <w:p w14:paraId="0203027F" w14:textId="77777777" w:rsidR="00E71114" w:rsidRDefault="00E71114" w:rsidP="00E71114">
      <w:pPr>
        <w:shd w:val="clear" w:color="auto" w:fill="000000"/>
        <w:spacing w:line="285" w:lineRule="atLeast"/>
        <w:rPr>
          <w:ins w:id="611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12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>        {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count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money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money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price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D4D4D4"/>
            <w:sz w:val="21"/>
            <w:szCs w:val="21"/>
          </w:rPr>
          <w:t>/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price</w:t>
        </w:r>
        <w:proofErr w:type="spellEnd"/>
      </w:ins>
    </w:p>
    <w:p w14:paraId="48837743" w14:textId="77777777" w:rsidR="00E71114" w:rsidRDefault="00E71114" w:rsidP="00E71114">
      <w:pPr>
        <w:shd w:val="clear" w:color="auto" w:fill="000000"/>
        <w:spacing w:line="285" w:lineRule="atLeast"/>
        <w:rPr>
          <w:ins w:id="613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14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remainder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money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price</w:t>
        </w:r>
        <w:proofErr w:type="spellEnd"/>
      </w:ins>
    </w:p>
    <w:p w14:paraId="768316DC" w14:textId="77777777" w:rsidR="00E71114" w:rsidRDefault="00E71114" w:rsidP="00E71114">
      <w:pPr>
        <w:shd w:val="clear" w:color="auto" w:fill="000000"/>
        <w:spacing w:line="285" w:lineRule="atLeast"/>
        <w:rPr>
          <w:ins w:id="615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16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res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"На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money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 грн. ви зможете купити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count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 шт. шоколадок за ціною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price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 грн. Ваш залишок становитиме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remainder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 грн."</w:t>
        </w:r>
        <w:r>
          <w:rPr>
            <w:rFonts w:ascii="Consolas" w:hAnsi="Consolas"/>
            <w:color w:val="7CA668"/>
            <w:sz w:val="21"/>
            <w:szCs w:val="21"/>
          </w:rPr>
          <w:t xml:space="preserve">// Встановлення значення результату в блок через його ID         </w:t>
        </w:r>
      </w:ins>
    </w:p>
    <w:p w14:paraId="1E10FEBE" w14:textId="77777777" w:rsidR="00E71114" w:rsidRDefault="00E71114" w:rsidP="00E71114">
      <w:pPr>
        <w:shd w:val="clear" w:color="auto" w:fill="000000"/>
        <w:spacing w:line="285" w:lineRule="atLeast"/>
        <w:rPr>
          <w:ins w:id="617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18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0D098C94" w14:textId="77777777" w:rsidR="00E71114" w:rsidRDefault="00E71114" w:rsidP="00E71114">
      <w:pPr>
        <w:shd w:val="clear" w:color="auto" w:fill="000000"/>
        <w:spacing w:line="285" w:lineRule="atLeast"/>
        <w:rPr>
          <w:ins w:id="619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20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4262BD2B" w14:textId="77777777" w:rsidR="00E71114" w:rsidRDefault="00E71114" w:rsidP="00E71114">
      <w:pPr>
        <w:shd w:val="clear" w:color="auto" w:fill="000000"/>
        <w:spacing w:line="285" w:lineRule="atLeast"/>
        <w:rPr>
          <w:ins w:id="621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22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</w:ins>
    </w:p>
    <w:p w14:paraId="60FFE553" w14:textId="77777777" w:rsidR="00E71114" w:rsidRDefault="00E71114" w:rsidP="00E71114">
      <w:pPr>
        <w:shd w:val="clear" w:color="auto" w:fill="000000"/>
        <w:spacing w:line="285" w:lineRule="atLeast"/>
        <w:rPr>
          <w:ins w:id="623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24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>        {</w:t>
        </w:r>
      </w:ins>
    </w:p>
    <w:p w14:paraId="540D7EA9" w14:textId="77777777" w:rsidR="00E71114" w:rsidRDefault="00E71114" w:rsidP="00E71114">
      <w:pPr>
        <w:shd w:val="clear" w:color="auto" w:fill="000000"/>
        <w:spacing w:line="285" w:lineRule="atLeast"/>
        <w:rPr>
          <w:ins w:id="625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26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res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"Некоректне значення ціни!"</w:t>
        </w:r>
      </w:ins>
    </w:p>
    <w:p w14:paraId="24C10D9C" w14:textId="77777777" w:rsidR="00E71114" w:rsidRDefault="00E71114" w:rsidP="00E71114">
      <w:pPr>
        <w:shd w:val="clear" w:color="auto" w:fill="000000"/>
        <w:spacing w:line="285" w:lineRule="atLeast"/>
        <w:rPr>
          <w:ins w:id="627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28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1D33E8F3" w14:textId="77777777" w:rsidR="00E71114" w:rsidRDefault="00E71114" w:rsidP="00E71114">
      <w:pPr>
        <w:shd w:val="clear" w:color="auto" w:fill="000000"/>
        <w:spacing w:line="285" w:lineRule="atLeast"/>
        <w:rPr>
          <w:ins w:id="629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30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</w:ins>
    </w:p>
    <w:p w14:paraId="6B7C6C7F" w14:textId="77777777" w:rsidR="00E71114" w:rsidRDefault="00E71114" w:rsidP="00E71114">
      <w:pPr>
        <w:shd w:val="clear" w:color="auto" w:fill="000000"/>
        <w:spacing w:line="285" w:lineRule="atLeast"/>
        <w:rPr>
          <w:ins w:id="631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32" w:author="Роман Шарковський" w:date="2023-04-20T23:25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</w:ins>
    </w:p>
    <w:p w14:paraId="1F5B2326" w14:textId="77777777" w:rsidR="00E71114" w:rsidRDefault="00E71114" w:rsidP="00E71114">
      <w:pPr>
        <w:shd w:val="clear" w:color="auto" w:fill="000000"/>
        <w:spacing w:line="285" w:lineRule="atLeast"/>
        <w:rPr>
          <w:ins w:id="633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34" w:author="Роман Шарковський" w:date="2023-04-20T23:25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6602893" w14:textId="77777777" w:rsidR="00E71114" w:rsidRDefault="00E71114" w:rsidP="00E71114">
      <w:pPr>
        <w:shd w:val="clear" w:color="auto" w:fill="000000"/>
        <w:spacing w:line="285" w:lineRule="atLeast"/>
        <w:rPr>
          <w:ins w:id="635" w:author="Роман Шарковський" w:date="2023-04-20T23:25:00Z"/>
          <w:rFonts w:ascii="Consolas" w:hAnsi="Consolas"/>
          <w:color w:val="FFFFFF"/>
          <w:sz w:val="21"/>
          <w:szCs w:val="21"/>
        </w:rPr>
      </w:pPr>
      <w:ins w:id="636" w:author="Роман Шарковський" w:date="2023-04-20T23:25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369091B" w14:textId="77777777" w:rsidR="00E71114" w:rsidRPr="00E71114" w:rsidRDefault="00E71114" w:rsidP="00E71114">
      <w:pPr>
        <w:spacing w:line="360" w:lineRule="auto"/>
        <w:rPr>
          <w:ins w:id="637" w:author="Роман Шарковський" w:date="2023-04-20T20:27:00Z"/>
          <w:sz w:val="28"/>
          <w:szCs w:val="28"/>
          <w:rPrChange w:id="638" w:author="Роман Шарковський" w:date="2023-04-20T23:25:00Z">
            <w:rPr>
              <w:ins w:id="639" w:author="Роман Шарковський" w:date="2023-04-20T20:27:00Z"/>
            </w:rPr>
          </w:rPrChange>
        </w:rPr>
        <w:pPrChange w:id="640" w:author="Роман Шарковський" w:date="2023-04-20T23:25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</w:p>
    <w:p w14:paraId="145F0273" w14:textId="77777777" w:rsidR="00E71114" w:rsidRDefault="00E71114" w:rsidP="00E71114">
      <w:pPr>
        <w:pStyle w:val="ListParagraph"/>
        <w:spacing w:line="360" w:lineRule="auto"/>
        <w:ind w:left="567"/>
        <w:rPr>
          <w:ins w:id="641" w:author="Роман Шарковський" w:date="2023-04-20T23:25:00Z"/>
          <w:sz w:val="28"/>
          <w:szCs w:val="28"/>
        </w:rPr>
        <w:pPrChange w:id="642" w:author="Роман Шарковський" w:date="2023-04-20T23:25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</w:p>
    <w:p w14:paraId="0B938579" w14:textId="090F4E0C" w:rsidR="00E71114" w:rsidRDefault="00E71114" w:rsidP="00E71114">
      <w:pPr>
        <w:pStyle w:val="ListParagraph"/>
        <w:spacing w:line="360" w:lineRule="auto"/>
        <w:ind w:left="0"/>
        <w:rPr>
          <w:ins w:id="643" w:author="Роман Шарковський" w:date="2023-04-20T23:26:00Z"/>
          <w:sz w:val="28"/>
          <w:szCs w:val="28"/>
        </w:rPr>
        <w:pPrChange w:id="644" w:author="Роман Шарковський" w:date="2023-04-20T23:26:00Z">
          <w:pPr>
            <w:pStyle w:val="ListParagraph"/>
            <w:spacing w:line="360" w:lineRule="auto"/>
            <w:ind w:left="567"/>
          </w:pPr>
        </w:pPrChange>
      </w:pPr>
      <w:ins w:id="645" w:author="Роман Шарковський" w:date="2023-04-20T23:25:00Z">
        <w:r>
          <w:rPr>
            <w:sz w:val="28"/>
            <w:szCs w:val="28"/>
          </w:rPr>
          <w:lastRenderedPageBreak/>
          <w:t>Результат виконання коду:</w:t>
        </w:r>
      </w:ins>
    </w:p>
    <w:p w14:paraId="2B31C86D" w14:textId="6E1F1DF0" w:rsidR="00E71114" w:rsidRDefault="00E71114" w:rsidP="00E71114">
      <w:pPr>
        <w:pStyle w:val="ListParagraph"/>
        <w:spacing w:line="360" w:lineRule="auto"/>
        <w:ind w:left="0"/>
        <w:jc w:val="center"/>
        <w:rPr>
          <w:ins w:id="646" w:author="Роман Шарковський" w:date="2023-04-20T23:26:00Z"/>
          <w:sz w:val="28"/>
          <w:szCs w:val="28"/>
        </w:rPr>
      </w:pPr>
      <w:ins w:id="647" w:author="Роман Шарковський" w:date="2023-04-20T23:26:00Z">
        <w:r w:rsidRPr="00E71114">
          <w:rPr>
            <w:sz w:val="28"/>
            <w:szCs w:val="28"/>
          </w:rPr>
          <w:drawing>
            <wp:inline distT="0" distB="0" distL="0" distR="0" wp14:anchorId="42E3B098" wp14:editId="5E93FB5E">
              <wp:extent cx="3337706" cy="1327904"/>
              <wp:effectExtent l="0" t="0" r="0" b="5715"/>
              <wp:docPr id="241" name="Picture 2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39900" cy="132877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CC6365" w14:textId="7EBE3C55" w:rsidR="00E71114" w:rsidRDefault="00E71114" w:rsidP="00E71114">
      <w:pPr>
        <w:pStyle w:val="ListParagraph"/>
        <w:spacing w:line="360" w:lineRule="auto"/>
        <w:ind w:left="0"/>
        <w:jc w:val="center"/>
        <w:rPr>
          <w:ins w:id="648" w:author="Роман Шарковський" w:date="2023-04-20T23:27:00Z"/>
          <w:sz w:val="28"/>
          <w:szCs w:val="28"/>
        </w:rPr>
      </w:pPr>
      <w:ins w:id="649" w:author="Роман Шарковський" w:date="2023-04-20T23:26:00Z">
        <w:r>
          <w:rPr>
            <w:sz w:val="28"/>
            <w:szCs w:val="28"/>
          </w:rPr>
          <w:t>Рис. 3.9 Введення</w:t>
        </w:r>
      </w:ins>
      <w:ins w:id="650" w:author="Роман Шарковський" w:date="2023-04-20T23:27:00Z">
        <w:r>
          <w:rPr>
            <w:sz w:val="28"/>
            <w:szCs w:val="28"/>
          </w:rPr>
          <w:t xml:space="preserve"> бюджету</w:t>
        </w:r>
      </w:ins>
      <w:ins w:id="651" w:author="Роман Шарковський" w:date="2023-04-20T23:26:00Z">
        <w:r>
          <w:rPr>
            <w:sz w:val="28"/>
            <w:szCs w:val="28"/>
          </w:rPr>
          <w:t xml:space="preserve"> </w:t>
        </w:r>
      </w:ins>
    </w:p>
    <w:p w14:paraId="352CD945" w14:textId="149801B6" w:rsidR="00E71114" w:rsidRDefault="00E71114" w:rsidP="00E71114">
      <w:pPr>
        <w:pStyle w:val="ListParagraph"/>
        <w:spacing w:line="360" w:lineRule="auto"/>
        <w:ind w:left="0"/>
        <w:jc w:val="center"/>
        <w:rPr>
          <w:ins w:id="652" w:author="Роман Шарковський" w:date="2023-04-20T23:27:00Z"/>
          <w:sz w:val="28"/>
          <w:szCs w:val="28"/>
        </w:rPr>
      </w:pPr>
    </w:p>
    <w:p w14:paraId="26866E32" w14:textId="27CD6A27" w:rsidR="00E71114" w:rsidRDefault="00E71114" w:rsidP="00E71114">
      <w:pPr>
        <w:pStyle w:val="ListParagraph"/>
        <w:spacing w:line="360" w:lineRule="auto"/>
        <w:ind w:left="0"/>
        <w:jc w:val="center"/>
        <w:rPr>
          <w:ins w:id="653" w:author="Роман Шарковський" w:date="2023-04-20T23:28:00Z"/>
          <w:sz w:val="28"/>
          <w:szCs w:val="28"/>
        </w:rPr>
      </w:pPr>
      <w:ins w:id="654" w:author="Роман Шарковський" w:date="2023-04-20T23:27:00Z">
        <w:r w:rsidRPr="00E71114">
          <w:rPr>
            <w:sz w:val="28"/>
            <w:szCs w:val="28"/>
          </w:rPr>
          <w:drawing>
            <wp:inline distT="0" distB="0" distL="0" distR="0" wp14:anchorId="05E5DEB3" wp14:editId="144B4CC9">
              <wp:extent cx="3505228" cy="1363490"/>
              <wp:effectExtent l="0" t="0" r="0" b="8255"/>
              <wp:docPr id="242" name="Picture 2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07259" cy="1364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6E1750" w14:textId="365716BB" w:rsidR="00E71114" w:rsidRDefault="00E71114" w:rsidP="00E71114">
      <w:pPr>
        <w:pStyle w:val="ListParagraph"/>
        <w:spacing w:line="360" w:lineRule="auto"/>
        <w:ind w:left="0"/>
        <w:jc w:val="center"/>
        <w:rPr>
          <w:ins w:id="655" w:author="Роман Шарковський" w:date="2023-04-20T23:28:00Z"/>
          <w:sz w:val="28"/>
          <w:szCs w:val="28"/>
        </w:rPr>
      </w:pPr>
      <w:ins w:id="656" w:author="Роман Шарковський" w:date="2023-04-20T23:28:00Z">
        <w:r>
          <w:rPr>
            <w:sz w:val="28"/>
            <w:szCs w:val="28"/>
          </w:rPr>
          <w:t>Рис. 3.10 Введення ціни за шоколадку</w:t>
        </w:r>
      </w:ins>
    </w:p>
    <w:p w14:paraId="460FC4BF" w14:textId="65FBB1CB" w:rsidR="00E71114" w:rsidRDefault="00E71114" w:rsidP="00E71114">
      <w:pPr>
        <w:pStyle w:val="ListParagraph"/>
        <w:spacing w:line="360" w:lineRule="auto"/>
        <w:ind w:left="0"/>
        <w:jc w:val="center"/>
        <w:rPr>
          <w:ins w:id="657" w:author="Роман Шарковський" w:date="2023-04-20T23:28:00Z"/>
          <w:sz w:val="28"/>
          <w:szCs w:val="28"/>
        </w:rPr>
      </w:pPr>
    </w:p>
    <w:p w14:paraId="03E0B3DB" w14:textId="64AAD83F" w:rsidR="00E71114" w:rsidRDefault="00E71114" w:rsidP="00E71114">
      <w:pPr>
        <w:pStyle w:val="ListParagraph"/>
        <w:spacing w:line="360" w:lineRule="auto"/>
        <w:ind w:left="0"/>
        <w:jc w:val="center"/>
        <w:rPr>
          <w:ins w:id="658" w:author="Роман Шарковський" w:date="2023-04-20T23:28:00Z"/>
          <w:sz w:val="28"/>
          <w:szCs w:val="28"/>
        </w:rPr>
      </w:pPr>
      <w:ins w:id="659" w:author="Роман Шарковський" w:date="2023-04-20T23:28:00Z">
        <w:r w:rsidRPr="00E71114">
          <w:rPr>
            <w:sz w:val="28"/>
            <w:szCs w:val="28"/>
          </w:rPr>
          <w:drawing>
            <wp:inline distT="0" distB="0" distL="0" distR="0" wp14:anchorId="27686DFF" wp14:editId="289B30C6">
              <wp:extent cx="6299835" cy="478155"/>
              <wp:effectExtent l="0" t="0" r="5715" b="0"/>
              <wp:docPr id="243" name="Picture 2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4781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36CB32" w14:textId="53E1AEB4" w:rsidR="00E71114" w:rsidRDefault="00E71114" w:rsidP="00E71114">
      <w:pPr>
        <w:pStyle w:val="ListParagraph"/>
        <w:spacing w:line="360" w:lineRule="auto"/>
        <w:ind w:left="0"/>
        <w:jc w:val="center"/>
        <w:rPr>
          <w:ins w:id="660" w:author="Роман Шарковський" w:date="2023-04-20T23:25:00Z"/>
          <w:sz w:val="28"/>
          <w:szCs w:val="28"/>
        </w:rPr>
        <w:pPrChange w:id="661" w:author="Роман Шарковський" w:date="2023-04-20T23:26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  <w:ins w:id="662" w:author="Роман Шарковський" w:date="2023-04-20T23:28:00Z">
        <w:r>
          <w:rPr>
            <w:sz w:val="28"/>
            <w:szCs w:val="28"/>
          </w:rPr>
          <w:t>Рис. 3.11 Результат розрахунку</w:t>
        </w:r>
      </w:ins>
    </w:p>
    <w:p w14:paraId="4488BB45" w14:textId="77777777" w:rsidR="00E71114" w:rsidRDefault="00E71114" w:rsidP="00E71114">
      <w:pPr>
        <w:pStyle w:val="ListParagraph"/>
        <w:spacing w:line="360" w:lineRule="auto"/>
        <w:ind w:left="567"/>
        <w:rPr>
          <w:ins w:id="663" w:author="Роман Шарковський" w:date="2023-04-20T23:25:00Z"/>
          <w:sz w:val="28"/>
          <w:szCs w:val="28"/>
        </w:rPr>
        <w:pPrChange w:id="664" w:author="Роман Шарковський" w:date="2023-04-20T23:28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</w:p>
    <w:p w14:paraId="64FBBB19" w14:textId="13F801F8" w:rsidR="002F6008" w:rsidRDefault="002F6008" w:rsidP="002F6008">
      <w:pPr>
        <w:pStyle w:val="ListParagraph"/>
        <w:numPr>
          <w:ilvl w:val="0"/>
          <w:numId w:val="75"/>
        </w:numPr>
        <w:spacing w:line="360" w:lineRule="auto"/>
        <w:ind w:left="567" w:hanging="567"/>
        <w:rPr>
          <w:ins w:id="665" w:author="Роман Шарковський" w:date="2023-04-20T23:28:00Z"/>
          <w:sz w:val="28"/>
          <w:szCs w:val="28"/>
        </w:rPr>
      </w:pPr>
      <w:ins w:id="666" w:author="Роман Шарковський" w:date="2023-04-20T20:26:00Z">
        <w:r w:rsidRPr="002F6008">
          <w:rPr>
            <w:sz w:val="28"/>
            <w:szCs w:val="28"/>
          </w:rPr>
          <w:t xml:space="preserve">Запитайте у користувача тризначне число та виведіть його задом наперед. Для вирішення завдання вам знадобиться оператор % (залишок від поділу). </w:t>
        </w:r>
      </w:ins>
    </w:p>
    <w:p w14:paraId="2C7031A8" w14:textId="41940E20" w:rsidR="00E71114" w:rsidRDefault="00E71114" w:rsidP="00E71114">
      <w:pPr>
        <w:spacing w:line="360" w:lineRule="auto"/>
        <w:rPr>
          <w:ins w:id="667" w:author="Роман Шарковський" w:date="2023-04-20T23:28:00Z"/>
          <w:sz w:val="28"/>
          <w:szCs w:val="28"/>
        </w:rPr>
      </w:pPr>
    </w:p>
    <w:p w14:paraId="67EEA788" w14:textId="349A78A5" w:rsidR="00E71114" w:rsidRDefault="00E71114" w:rsidP="00E71114">
      <w:pPr>
        <w:spacing w:line="360" w:lineRule="auto"/>
        <w:rPr>
          <w:ins w:id="668" w:author="Роман Шарковський" w:date="2023-04-20T23:28:00Z"/>
          <w:sz w:val="28"/>
          <w:szCs w:val="28"/>
        </w:rPr>
      </w:pPr>
      <w:ins w:id="669" w:author="Роман Шарковський" w:date="2023-04-20T23:28:00Z">
        <w:r>
          <w:rPr>
            <w:sz w:val="28"/>
            <w:szCs w:val="28"/>
          </w:rPr>
          <w:t>Лістинг програми:</w:t>
        </w:r>
      </w:ins>
    </w:p>
    <w:p w14:paraId="20A14295" w14:textId="77777777" w:rsidR="00E71114" w:rsidRDefault="00E71114" w:rsidP="00E71114">
      <w:pPr>
        <w:shd w:val="clear" w:color="auto" w:fill="000000"/>
        <w:spacing w:line="285" w:lineRule="atLeast"/>
        <w:rPr>
          <w:ins w:id="670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71" w:author="Роман Шарковський" w:date="2023-04-20T23:29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5841695" w14:textId="77777777" w:rsidR="00E71114" w:rsidRDefault="00E71114" w:rsidP="00E71114">
      <w:pPr>
        <w:shd w:val="clear" w:color="auto" w:fill="000000"/>
        <w:spacing w:line="285" w:lineRule="atLeast"/>
        <w:rPr>
          <w:ins w:id="672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73" w:author="Роман Шарковський" w:date="2023-04-20T23:29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76344C6" w14:textId="77777777" w:rsidR="00E71114" w:rsidRDefault="00E71114" w:rsidP="00E71114">
      <w:pPr>
        <w:shd w:val="clear" w:color="auto" w:fill="000000"/>
        <w:spacing w:line="285" w:lineRule="atLeast"/>
        <w:rPr>
          <w:ins w:id="674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75" w:author="Роман Шарковський" w:date="2023-04-20T23:29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6520FF5" w14:textId="77777777" w:rsidR="00E71114" w:rsidRDefault="00E71114" w:rsidP="00E71114">
      <w:pPr>
        <w:shd w:val="clear" w:color="auto" w:fill="000000"/>
        <w:spacing w:line="285" w:lineRule="atLeast"/>
        <w:rPr>
          <w:ins w:id="676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77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53B1467" w14:textId="77777777" w:rsidR="00E71114" w:rsidRDefault="00E71114" w:rsidP="00E71114">
      <w:pPr>
        <w:shd w:val="clear" w:color="auto" w:fill="000000"/>
        <w:spacing w:line="285" w:lineRule="atLeast"/>
        <w:rPr>
          <w:ins w:id="678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79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>     </w:t>
        </w:r>
        <w:r>
          <w:rPr>
            <w:rFonts w:ascii="Consolas" w:hAnsi="Consolas"/>
            <w:color w:val="7CA668"/>
            <w:sz w:val="21"/>
            <w:szCs w:val="21"/>
          </w:rPr>
          <w:t>&lt;!-- Заголовок --&gt;</w:t>
        </w:r>
      </w:ins>
    </w:p>
    <w:p w14:paraId="668A8A8F" w14:textId="77777777" w:rsidR="00E71114" w:rsidRDefault="00E71114" w:rsidP="00E71114">
      <w:pPr>
        <w:shd w:val="clear" w:color="auto" w:fill="000000"/>
        <w:spacing w:line="285" w:lineRule="atLeast"/>
        <w:rPr>
          <w:ins w:id="680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81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3.1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6BF2734D" w14:textId="77777777" w:rsidR="00E71114" w:rsidRDefault="00E71114" w:rsidP="00E71114">
      <w:pPr>
        <w:shd w:val="clear" w:color="auto" w:fill="000000"/>
        <w:spacing w:line="285" w:lineRule="atLeast"/>
        <w:rPr>
          <w:ins w:id="682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83" w:author="Роман Шарковський" w:date="2023-04-20T23:29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F3E4BA1" w14:textId="77777777" w:rsidR="00E71114" w:rsidRDefault="00E71114" w:rsidP="00E71114">
      <w:pPr>
        <w:shd w:val="clear" w:color="auto" w:fill="000000"/>
        <w:spacing w:line="285" w:lineRule="atLeast"/>
        <w:rPr>
          <w:ins w:id="684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85" w:author="Роман Шарковський" w:date="2023-04-20T23:29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3E846AB" w14:textId="77777777" w:rsidR="00E71114" w:rsidRDefault="00E71114" w:rsidP="00E71114">
      <w:pPr>
        <w:shd w:val="clear" w:color="auto" w:fill="000000"/>
        <w:spacing w:line="285" w:lineRule="atLeast"/>
        <w:rPr>
          <w:ins w:id="686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87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Блок для виведення результату --&gt;</w:t>
        </w:r>
      </w:ins>
    </w:p>
    <w:p w14:paraId="20EBC62B" w14:textId="77777777" w:rsidR="00E71114" w:rsidRDefault="00E71114" w:rsidP="00E71114">
      <w:pPr>
        <w:shd w:val="clear" w:color="auto" w:fill="000000"/>
        <w:spacing w:line="285" w:lineRule="atLeast"/>
        <w:rPr>
          <w:ins w:id="688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89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palindrome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101E345E" w14:textId="77777777" w:rsidR="00E71114" w:rsidRDefault="00E71114" w:rsidP="00E71114">
      <w:pPr>
        <w:shd w:val="clear" w:color="auto" w:fill="000000"/>
        <w:spacing w:line="285" w:lineRule="atLeast"/>
        <w:rPr>
          <w:ins w:id="690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91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1CBBE55" w14:textId="77777777" w:rsidR="00E71114" w:rsidRDefault="00E71114" w:rsidP="00E71114">
      <w:pPr>
        <w:shd w:val="clear" w:color="auto" w:fill="000000"/>
        <w:spacing w:line="285" w:lineRule="atLeast"/>
        <w:rPr>
          <w:ins w:id="692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93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prompt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 xml:space="preserve">"Введіть 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трьохзначне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 xml:space="preserve"> число: 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r>
          <w:rPr>
            <w:rFonts w:ascii="Consolas" w:hAnsi="Consolas"/>
            <w:color w:val="CE9178"/>
            <w:sz w:val="21"/>
            <w:szCs w:val="21"/>
          </w:rPr>
          <w:t>""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7CA668"/>
            <w:sz w:val="21"/>
            <w:szCs w:val="21"/>
          </w:rPr>
          <w:t>// Запит на введення числа</w:t>
        </w:r>
      </w:ins>
    </w:p>
    <w:p w14:paraId="3051A7F5" w14:textId="77777777" w:rsidR="00E71114" w:rsidRDefault="00E71114" w:rsidP="00E71114">
      <w:pPr>
        <w:shd w:val="clear" w:color="auto" w:fill="000000"/>
        <w:spacing w:line="285" w:lineRule="atLeast"/>
        <w:rPr>
          <w:ins w:id="694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95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2513317A" w14:textId="32DA7380" w:rsidR="00E71114" w:rsidRDefault="00E71114" w:rsidP="00E71114">
      <w:pPr>
        <w:spacing w:line="360" w:lineRule="auto"/>
        <w:rPr>
          <w:ins w:id="696" w:author="Роман Шарковський" w:date="2023-04-20T23:29:00Z"/>
          <w:sz w:val="28"/>
          <w:szCs w:val="28"/>
        </w:rPr>
      </w:pPr>
    </w:p>
    <w:p w14:paraId="018DCA79" w14:textId="379D36AF" w:rsidR="00E71114" w:rsidRDefault="00E71114" w:rsidP="00E71114">
      <w:pPr>
        <w:spacing w:line="360" w:lineRule="auto"/>
        <w:rPr>
          <w:ins w:id="697" w:author="Роман Шарковський" w:date="2023-04-20T23:29:00Z"/>
          <w:sz w:val="28"/>
          <w:szCs w:val="28"/>
        </w:rPr>
      </w:pPr>
    </w:p>
    <w:p w14:paraId="30216598" w14:textId="77777777" w:rsidR="00E71114" w:rsidRDefault="00E71114" w:rsidP="00E71114">
      <w:pPr>
        <w:shd w:val="clear" w:color="auto" w:fill="000000"/>
        <w:spacing w:line="285" w:lineRule="atLeast"/>
        <w:rPr>
          <w:ins w:id="698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699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lastRenderedPageBreak/>
          <w:t>        {</w:t>
        </w:r>
      </w:ins>
    </w:p>
    <w:p w14:paraId="0C433D02" w14:textId="77777777" w:rsidR="00E71114" w:rsidRDefault="00E71114" w:rsidP="00E71114">
      <w:pPr>
        <w:shd w:val="clear" w:color="auto" w:fill="000000"/>
        <w:spacing w:line="285" w:lineRule="atLeast"/>
        <w:rPr>
          <w:ins w:id="700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01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palindrome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 xml:space="preserve">"Потрібно ввести 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трьохзначне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 xml:space="preserve"> число!"</w:t>
        </w:r>
      </w:ins>
    </w:p>
    <w:p w14:paraId="0A881F77" w14:textId="77777777" w:rsidR="00E71114" w:rsidRDefault="00E71114" w:rsidP="00E71114">
      <w:pPr>
        <w:shd w:val="clear" w:color="auto" w:fill="000000"/>
        <w:spacing w:line="285" w:lineRule="atLeast"/>
        <w:rPr>
          <w:ins w:id="702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03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} </w:t>
        </w:r>
      </w:ins>
    </w:p>
    <w:p w14:paraId="232BD260" w14:textId="77777777" w:rsidR="00E71114" w:rsidRDefault="00E71114" w:rsidP="00E71114">
      <w:pPr>
        <w:shd w:val="clear" w:color="auto" w:fill="000000"/>
        <w:spacing w:line="285" w:lineRule="atLeast"/>
        <w:rPr>
          <w:ins w:id="704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05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</w:ins>
    </w:p>
    <w:p w14:paraId="633284EA" w14:textId="77777777" w:rsidR="00E71114" w:rsidRDefault="00E71114" w:rsidP="00E71114">
      <w:pPr>
        <w:shd w:val="clear" w:color="auto" w:fill="000000"/>
        <w:spacing w:line="285" w:lineRule="atLeast"/>
        <w:rPr>
          <w:ins w:id="706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07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>        {</w:t>
        </w:r>
      </w:ins>
    </w:p>
    <w:p w14:paraId="2421EF42" w14:textId="77777777" w:rsidR="00E71114" w:rsidRDefault="00E71114" w:rsidP="00E71114">
      <w:pPr>
        <w:shd w:val="clear" w:color="auto" w:fill="000000"/>
        <w:spacing w:line="285" w:lineRule="atLeast"/>
        <w:rPr>
          <w:ins w:id="708" w:author="Роман Шарковський" w:date="2023-04-20T23:29:00Z"/>
          <w:rFonts w:ascii="Consolas" w:hAnsi="Consolas"/>
          <w:color w:val="FFFFFF"/>
          <w:sz w:val="21"/>
          <w:szCs w:val="21"/>
        </w:rPr>
      </w:pPr>
    </w:p>
    <w:p w14:paraId="44E4802E" w14:textId="77777777" w:rsidR="00E71114" w:rsidRDefault="00E71114" w:rsidP="00E71114">
      <w:pPr>
        <w:shd w:val="clear" w:color="auto" w:fill="000000"/>
        <w:spacing w:line="285" w:lineRule="atLeast"/>
        <w:rPr>
          <w:ins w:id="709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10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hundreds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number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10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*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</w:ins>
    </w:p>
    <w:p w14:paraId="0D165050" w14:textId="77777777" w:rsidR="00E71114" w:rsidRDefault="00E71114" w:rsidP="00E71114">
      <w:pPr>
        <w:shd w:val="clear" w:color="auto" w:fill="000000"/>
        <w:spacing w:line="285" w:lineRule="atLeast"/>
        <w:rPr>
          <w:ins w:id="711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12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tens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number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10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</w:ins>
    </w:p>
    <w:p w14:paraId="2C13BA3F" w14:textId="77777777" w:rsidR="00E71114" w:rsidRDefault="00E71114" w:rsidP="00E71114">
      <w:pPr>
        <w:shd w:val="clear" w:color="auto" w:fill="000000"/>
        <w:spacing w:line="285" w:lineRule="atLeast"/>
        <w:rPr>
          <w:ins w:id="713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14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ones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number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10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number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10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D4D4D4"/>
            <w:sz w:val="21"/>
            <w:szCs w:val="21"/>
          </w:rPr>
          <w:t>/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</w:ins>
    </w:p>
    <w:p w14:paraId="0BDCCAAC" w14:textId="77777777" w:rsidR="00E71114" w:rsidRDefault="00E71114" w:rsidP="00E71114">
      <w:pPr>
        <w:shd w:val="clear" w:color="auto" w:fill="000000"/>
        <w:spacing w:line="285" w:lineRule="atLeast"/>
        <w:rPr>
          <w:ins w:id="715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16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reverse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hundreds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tens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ones</w:t>
        </w:r>
        <w:proofErr w:type="spellEnd"/>
      </w:ins>
    </w:p>
    <w:p w14:paraId="3057DC69" w14:textId="77777777" w:rsidR="00E71114" w:rsidRDefault="00E71114" w:rsidP="00E71114">
      <w:pPr>
        <w:shd w:val="clear" w:color="auto" w:fill="000000"/>
        <w:spacing w:line="285" w:lineRule="atLeast"/>
        <w:rPr>
          <w:ins w:id="717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18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palindrome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"Обернене число: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reverse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7CA668"/>
            <w:sz w:val="21"/>
            <w:szCs w:val="21"/>
          </w:rPr>
          <w:t>// Встановлення значення результату в блок через його ID</w:t>
        </w:r>
      </w:ins>
    </w:p>
    <w:p w14:paraId="35AF7D44" w14:textId="77777777" w:rsidR="00E71114" w:rsidRDefault="00E71114" w:rsidP="00E71114">
      <w:pPr>
        <w:shd w:val="clear" w:color="auto" w:fill="000000"/>
        <w:spacing w:line="285" w:lineRule="atLeast"/>
        <w:rPr>
          <w:ins w:id="719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20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28655A5E" w14:textId="77777777" w:rsidR="00E71114" w:rsidRDefault="00E71114" w:rsidP="00E71114">
      <w:pPr>
        <w:shd w:val="clear" w:color="auto" w:fill="000000"/>
        <w:spacing w:line="285" w:lineRule="atLeast"/>
        <w:rPr>
          <w:ins w:id="721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22" w:author="Роман Шарковський" w:date="2023-04-20T23:29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</w:ins>
    </w:p>
    <w:p w14:paraId="5348989F" w14:textId="77777777" w:rsidR="00E71114" w:rsidRDefault="00E71114" w:rsidP="00E71114">
      <w:pPr>
        <w:shd w:val="clear" w:color="auto" w:fill="000000"/>
        <w:spacing w:line="285" w:lineRule="atLeast"/>
        <w:rPr>
          <w:ins w:id="723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24" w:author="Роман Шарковський" w:date="2023-04-20T23:29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313E8C0" w14:textId="77777777" w:rsidR="00E71114" w:rsidRDefault="00E71114" w:rsidP="00E71114">
      <w:pPr>
        <w:shd w:val="clear" w:color="auto" w:fill="000000"/>
        <w:spacing w:line="285" w:lineRule="atLeast"/>
        <w:rPr>
          <w:ins w:id="725" w:author="Роман Шарковський" w:date="2023-04-20T23:29:00Z"/>
          <w:rFonts w:ascii="Consolas" w:hAnsi="Consolas"/>
          <w:color w:val="FFFFFF"/>
          <w:sz w:val="21"/>
          <w:szCs w:val="21"/>
        </w:rPr>
      </w:pPr>
      <w:ins w:id="726" w:author="Роман Шарковський" w:date="2023-04-20T23:29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B970D12" w14:textId="7CDD5662" w:rsidR="00E71114" w:rsidRDefault="00E71114" w:rsidP="00E71114">
      <w:pPr>
        <w:spacing w:line="360" w:lineRule="auto"/>
        <w:rPr>
          <w:ins w:id="727" w:author="Роман Шарковський" w:date="2023-04-20T23:29:00Z"/>
          <w:sz w:val="28"/>
          <w:szCs w:val="28"/>
        </w:rPr>
      </w:pPr>
    </w:p>
    <w:p w14:paraId="5247EE8D" w14:textId="34614576" w:rsidR="00E71114" w:rsidRDefault="00E71114" w:rsidP="00E71114">
      <w:pPr>
        <w:spacing w:line="360" w:lineRule="auto"/>
        <w:rPr>
          <w:ins w:id="728" w:author="Роман Шарковський" w:date="2023-04-20T23:29:00Z"/>
          <w:sz w:val="28"/>
          <w:szCs w:val="28"/>
        </w:rPr>
      </w:pPr>
      <w:ins w:id="729" w:author="Роман Шарковський" w:date="2023-04-20T23:29:00Z">
        <w:r>
          <w:rPr>
            <w:sz w:val="28"/>
            <w:szCs w:val="28"/>
          </w:rPr>
          <w:t>Результат виконання коду:</w:t>
        </w:r>
      </w:ins>
    </w:p>
    <w:p w14:paraId="12B290F1" w14:textId="7CA8A09F" w:rsidR="00E71114" w:rsidRDefault="00E71114" w:rsidP="00E71114">
      <w:pPr>
        <w:spacing w:line="360" w:lineRule="auto"/>
        <w:jc w:val="center"/>
        <w:rPr>
          <w:ins w:id="730" w:author="Роман Шарковський" w:date="2023-04-20T23:30:00Z"/>
          <w:sz w:val="28"/>
          <w:szCs w:val="28"/>
        </w:rPr>
      </w:pPr>
      <w:ins w:id="731" w:author="Роман Шарковський" w:date="2023-04-20T23:30:00Z">
        <w:r w:rsidRPr="00E71114">
          <w:rPr>
            <w:sz w:val="28"/>
            <w:szCs w:val="28"/>
          </w:rPr>
          <w:drawing>
            <wp:inline distT="0" distB="0" distL="0" distR="0" wp14:anchorId="3A11E13F" wp14:editId="59C88524">
              <wp:extent cx="3534102" cy="1424940"/>
              <wp:effectExtent l="0" t="0" r="9525" b="3810"/>
              <wp:docPr id="244" name="Picture 2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36262" cy="14258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26FF33" w14:textId="071A39AD" w:rsidR="00E71114" w:rsidRDefault="00E71114" w:rsidP="00E71114">
      <w:pPr>
        <w:spacing w:line="360" w:lineRule="auto"/>
        <w:jc w:val="center"/>
        <w:rPr>
          <w:ins w:id="732" w:author="Роман Шарковський" w:date="2023-04-20T23:30:00Z"/>
          <w:sz w:val="28"/>
          <w:szCs w:val="28"/>
        </w:rPr>
      </w:pPr>
      <w:ins w:id="733" w:author="Роман Шарковський" w:date="2023-04-20T23:30:00Z">
        <w:r>
          <w:rPr>
            <w:sz w:val="28"/>
            <w:szCs w:val="28"/>
          </w:rPr>
          <w:t>Рис. 3.12 Введення числа</w:t>
        </w:r>
      </w:ins>
    </w:p>
    <w:p w14:paraId="14236357" w14:textId="2CA6AAA4" w:rsidR="00E71114" w:rsidRDefault="00E71114" w:rsidP="00E71114">
      <w:pPr>
        <w:spacing w:line="360" w:lineRule="auto"/>
        <w:jc w:val="center"/>
        <w:rPr>
          <w:ins w:id="734" w:author="Роман Шарковський" w:date="2023-04-20T23:30:00Z"/>
          <w:sz w:val="28"/>
          <w:szCs w:val="28"/>
        </w:rPr>
      </w:pPr>
    </w:p>
    <w:p w14:paraId="10ED2B99" w14:textId="07991770" w:rsidR="00E71114" w:rsidRDefault="00E71114" w:rsidP="00E71114">
      <w:pPr>
        <w:spacing w:line="360" w:lineRule="auto"/>
        <w:jc w:val="center"/>
        <w:rPr>
          <w:ins w:id="735" w:author="Роман Шарковський" w:date="2023-04-20T23:30:00Z"/>
          <w:sz w:val="28"/>
          <w:szCs w:val="28"/>
        </w:rPr>
      </w:pPr>
      <w:ins w:id="736" w:author="Роман Шарковський" w:date="2023-04-20T23:30:00Z">
        <w:r w:rsidRPr="00E71114">
          <w:rPr>
            <w:sz w:val="28"/>
            <w:szCs w:val="28"/>
          </w:rPr>
          <w:drawing>
            <wp:inline distT="0" distB="0" distL="0" distR="0" wp14:anchorId="0451A7DC" wp14:editId="4BA15726">
              <wp:extent cx="2076740" cy="619211"/>
              <wp:effectExtent l="0" t="0" r="0" b="9525"/>
              <wp:docPr id="245" name="Picture 2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76740" cy="6192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A4342F" w14:textId="6872E862" w:rsidR="00E71114" w:rsidRDefault="00E71114" w:rsidP="00E71114">
      <w:pPr>
        <w:spacing w:line="360" w:lineRule="auto"/>
        <w:jc w:val="center"/>
        <w:rPr>
          <w:ins w:id="737" w:author="Роман Шарковський" w:date="2023-04-20T23:29:00Z"/>
          <w:sz w:val="28"/>
          <w:szCs w:val="28"/>
        </w:rPr>
        <w:pPrChange w:id="738" w:author="Роман Шарковський" w:date="2023-04-20T23:31:00Z">
          <w:pPr>
            <w:spacing w:line="360" w:lineRule="auto"/>
          </w:pPr>
        </w:pPrChange>
      </w:pPr>
      <w:ins w:id="739" w:author="Роман Шарковський" w:date="2023-04-20T23:30:00Z">
        <w:r>
          <w:rPr>
            <w:sz w:val="28"/>
            <w:szCs w:val="28"/>
          </w:rPr>
          <w:t>Рис. 3.</w:t>
        </w:r>
      </w:ins>
      <w:ins w:id="740" w:author="Роман Шарковський" w:date="2023-04-20T23:31:00Z">
        <w:r>
          <w:rPr>
            <w:sz w:val="28"/>
            <w:szCs w:val="28"/>
          </w:rPr>
          <w:t>13 Результат розрахунку</w:t>
        </w:r>
      </w:ins>
    </w:p>
    <w:p w14:paraId="306677C8" w14:textId="77777777" w:rsidR="00E71114" w:rsidRPr="00E71114" w:rsidRDefault="00E71114" w:rsidP="00E71114">
      <w:pPr>
        <w:spacing w:line="360" w:lineRule="auto"/>
        <w:rPr>
          <w:ins w:id="741" w:author="Роман Шарковський" w:date="2023-04-20T20:27:00Z"/>
          <w:sz w:val="28"/>
          <w:szCs w:val="28"/>
          <w:rPrChange w:id="742" w:author="Роман Шарковський" w:date="2023-04-20T23:28:00Z">
            <w:rPr>
              <w:ins w:id="743" w:author="Роман Шарковський" w:date="2023-04-20T20:27:00Z"/>
            </w:rPr>
          </w:rPrChange>
        </w:rPr>
        <w:pPrChange w:id="744" w:author="Роман Шарковський" w:date="2023-04-20T23:28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</w:p>
    <w:p w14:paraId="27BFC888" w14:textId="4BDA324C" w:rsidR="006D048C" w:rsidRPr="00DF51AB" w:rsidRDefault="002F6008" w:rsidP="00DF51AB">
      <w:pPr>
        <w:pStyle w:val="ListParagraph"/>
        <w:numPr>
          <w:ilvl w:val="0"/>
          <w:numId w:val="75"/>
        </w:numPr>
        <w:spacing w:line="360" w:lineRule="auto"/>
        <w:ind w:left="567" w:hanging="567"/>
        <w:rPr>
          <w:ins w:id="745" w:author="Роман Шарковський" w:date="2023-04-20T20:27:00Z"/>
          <w:sz w:val="28"/>
          <w:szCs w:val="28"/>
          <w:rPrChange w:id="746" w:author="Роман Шарковський" w:date="2023-04-20T21:14:00Z">
            <w:rPr>
              <w:ins w:id="747" w:author="Роман Шарковський" w:date="2023-04-20T20:27:00Z"/>
            </w:rPr>
          </w:rPrChange>
        </w:rPr>
        <w:pPrChange w:id="748" w:author="Роман Шарковський" w:date="2023-04-20T21:14:00Z">
          <w:pPr>
            <w:pStyle w:val="ListParagraph"/>
            <w:numPr>
              <w:numId w:val="75"/>
            </w:numPr>
            <w:spacing w:line="360" w:lineRule="auto"/>
            <w:ind w:left="567" w:hanging="567"/>
          </w:pPr>
        </w:pPrChange>
      </w:pPr>
      <w:ins w:id="749" w:author="Роман Шарковський" w:date="2023-04-20T20:26:00Z">
        <w:r w:rsidRPr="002F6008">
          <w:rPr>
            <w:sz w:val="28"/>
            <w:szCs w:val="28"/>
          </w:rPr>
          <w:t xml:space="preserve">Запитайте у користувача ціле число і виведіть у відповідь, парне число чи ні. У завданні використовуйте логічні оператори. Для виконання завдання не </w:t>
        </w:r>
      </w:ins>
    </w:p>
    <w:p w14:paraId="320A17C7" w14:textId="1B49D45E" w:rsidR="002F6008" w:rsidRDefault="002F6008">
      <w:pPr>
        <w:pStyle w:val="ListParagraph"/>
        <w:spacing w:line="360" w:lineRule="auto"/>
        <w:ind w:left="567"/>
        <w:rPr>
          <w:ins w:id="750" w:author="Роман Шарковський" w:date="2023-04-20T23:31:00Z"/>
          <w:sz w:val="28"/>
          <w:szCs w:val="28"/>
        </w:rPr>
      </w:pPr>
      <w:ins w:id="751" w:author="Роман Шарковський" w:date="2023-04-20T20:26:00Z">
        <w:r w:rsidRPr="002F6008">
          <w:rPr>
            <w:sz w:val="28"/>
            <w:szCs w:val="28"/>
          </w:rPr>
          <w:t xml:space="preserve">потрібно використовувати </w:t>
        </w:r>
        <w:proofErr w:type="spellStart"/>
        <w:r w:rsidRPr="002F6008">
          <w:rPr>
            <w:sz w:val="28"/>
            <w:szCs w:val="28"/>
          </w:rPr>
          <w:t>if</w:t>
        </w:r>
        <w:proofErr w:type="spellEnd"/>
        <w:r w:rsidRPr="002F6008">
          <w:rPr>
            <w:sz w:val="28"/>
            <w:szCs w:val="28"/>
          </w:rPr>
          <w:t xml:space="preserve"> або </w:t>
        </w:r>
        <w:proofErr w:type="spellStart"/>
        <w:r w:rsidRPr="002F6008">
          <w:rPr>
            <w:sz w:val="28"/>
            <w:szCs w:val="28"/>
          </w:rPr>
          <w:t>switch</w:t>
        </w:r>
        <w:proofErr w:type="spellEnd"/>
        <w:r w:rsidRPr="002F6008">
          <w:rPr>
            <w:sz w:val="28"/>
            <w:szCs w:val="28"/>
          </w:rPr>
          <w:t>.</w:t>
        </w:r>
      </w:ins>
    </w:p>
    <w:p w14:paraId="7A64C8AD" w14:textId="07738D56" w:rsidR="00E71114" w:rsidRDefault="00E71114">
      <w:pPr>
        <w:pStyle w:val="ListParagraph"/>
        <w:spacing w:line="360" w:lineRule="auto"/>
        <w:ind w:left="567"/>
        <w:rPr>
          <w:ins w:id="752" w:author="Роман Шарковський" w:date="2023-04-20T23:31:00Z"/>
          <w:sz w:val="28"/>
          <w:szCs w:val="28"/>
        </w:rPr>
      </w:pPr>
    </w:p>
    <w:p w14:paraId="7701D2B6" w14:textId="225CC829" w:rsidR="00E71114" w:rsidRDefault="00E71114" w:rsidP="00E71114">
      <w:pPr>
        <w:pStyle w:val="ListParagraph"/>
        <w:spacing w:line="360" w:lineRule="auto"/>
        <w:ind w:left="0"/>
        <w:rPr>
          <w:ins w:id="753" w:author="Роман Шарковський" w:date="2023-04-20T23:31:00Z"/>
          <w:sz w:val="28"/>
          <w:szCs w:val="28"/>
        </w:rPr>
      </w:pPr>
      <w:ins w:id="754" w:author="Роман Шарковський" w:date="2023-04-20T23:31:00Z">
        <w:r>
          <w:rPr>
            <w:sz w:val="28"/>
            <w:szCs w:val="28"/>
          </w:rPr>
          <w:t>Лістинг програми:</w:t>
        </w:r>
      </w:ins>
    </w:p>
    <w:p w14:paraId="1FA7DEE8" w14:textId="77777777" w:rsidR="00E71114" w:rsidRDefault="00E71114" w:rsidP="00E71114">
      <w:pPr>
        <w:shd w:val="clear" w:color="auto" w:fill="000000"/>
        <w:spacing w:line="285" w:lineRule="atLeast"/>
        <w:rPr>
          <w:ins w:id="755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56" w:author="Роман Шарковський" w:date="2023-04-20T23:31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61F1B4A" w14:textId="77777777" w:rsidR="00E71114" w:rsidRDefault="00E71114" w:rsidP="00E71114">
      <w:pPr>
        <w:shd w:val="clear" w:color="auto" w:fill="000000"/>
        <w:spacing w:line="285" w:lineRule="atLeast"/>
        <w:rPr>
          <w:ins w:id="757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58" w:author="Роман Шарковський" w:date="2023-04-20T23:31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266916A" w14:textId="77777777" w:rsidR="00E71114" w:rsidRDefault="00E71114" w:rsidP="00E71114">
      <w:pPr>
        <w:shd w:val="clear" w:color="auto" w:fill="000000"/>
        <w:spacing w:line="285" w:lineRule="atLeast"/>
        <w:rPr>
          <w:ins w:id="759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60" w:author="Роман Шарковський" w:date="2023-04-20T23:31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3E57DCD" w14:textId="77777777" w:rsidR="00E71114" w:rsidRDefault="00E71114" w:rsidP="00E71114">
      <w:pPr>
        <w:shd w:val="clear" w:color="auto" w:fill="000000"/>
        <w:spacing w:line="285" w:lineRule="atLeast"/>
        <w:rPr>
          <w:ins w:id="761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62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C779546" w14:textId="08B259D9" w:rsidR="00E71114" w:rsidRDefault="00E71114" w:rsidP="00E71114">
      <w:pPr>
        <w:pStyle w:val="ListParagraph"/>
        <w:spacing w:line="360" w:lineRule="auto"/>
        <w:ind w:left="0"/>
        <w:rPr>
          <w:ins w:id="763" w:author="Роман Шарковський" w:date="2023-04-20T23:31:00Z"/>
          <w:sz w:val="28"/>
          <w:szCs w:val="28"/>
        </w:rPr>
      </w:pPr>
    </w:p>
    <w:p w14:paraId="3D2D8AD6" w14:textId="173405A4" w:rsidR="00E71114" w:rsidRDefault="00E71114" w:rsidP="00E71114">
      <w:pPr>
        <w:pStyle w:val="ListParagraph"/>
        <w:spacing w:line="360" w:lineRule="auto"/>
        <w:ind w:left="0"/>
        <w:rPr>
          <w:ins w:id="764" w:author="Роман Шарковський" w:date="2023-04-20T23:31:00Z"/>
          <w:sz w:val="28"/>
          <w:szCs w:val="28"/>
        </w:rPr>
      </w:pPr>
    </w:p>
    <w:p w14:paraId="06218477" w14:textId="77777777" w:rsidR="00E71114" w:rsidRDefault="00E71114" w:rsidP="00E71114">
      <w:pPr>
        <w:shd w:val="clear" w:color="auto" w:fill="000000"/>
        <w:spacing w:line="285" w:lineRule="atLeast"/>
        <w:rPr>
          <w:ins w:id="765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66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lastRenderedPageBreak/>
          <w:t>     </w:t>
        </w:r>
        <w:r>
          <w:rPr>
            <w:rFonts w:ascii="Consolas" w:hAnsi="Consolas"/>
            <w:color w:val="7CA668"/>
            <w:sz w:val="21"/>
            <w:szCs w:val="21"/>
          </w:rPr>
          <w:t>&lt;!-- Заголовок --&gt;</w:t>
        </w:r>
      </w:ins>
    </w:p>
    <w:p w14:paraId="4EE371EA" w14:textId="77777777" w:rsidR="00E71114" w:rsidRDefault="00E71114" w:rsidP="00E71114">
      <w:pPr>
        <w:shd w:val="clear" w:color="auto" w:fill="000000"/>
        <w:spacing w:line="285" w:lineRule="atLeast"/>
        <w:rPr>
          <w:ins w:id="767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68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3.1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0696100D" w14:textId="77777777" w:rsidR="00E71114" w:rsidRDefault="00E71114" w:rsidP="00E71114">
      <w:pPr>
        <w:shd w:val="clear" w:color="auto" w:fill="000000"/>
        <w:spacing w:line="285" w:lineRule="atLeast"/>
        <w:rPr>
          <w:ins w:id="769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70" w:author="Роман Шарковський" w:date="2023-04-20T23:31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5F287BB" w14:textId="77777777" w:rsidR="00E71114" w:rsidRDefault="00E71114" w:rsidP="00E71114">
      <w:pPr>
        <w:shd w:val="clear" w:color="auto" w:fill="000000"/>
        <w:spacing w:line="285" w:lineRule="atLeast"/>
        <w:rPr>
          <w:ins w:id="771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72" w:author="Роман Шарковський" w:date="2023-04-20T23:31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44DF5F1" w14:textId="77777777" w:rsidR="00E71114" w:rsidRDefault="00E71114" w:rsidP="00E71114">
      <w:pPr>
        <w:shd w:val="clear" w:color="auto" w:fill="000000"/>
        <w:spacing w:line="285" w:lineRule="atLeast"/>
        <w:rPr>
          <w:ins w:id="773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74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7CA668"/>
            <w:sz w:val="21"/>
            <w:szCs w:val="21"/>
          </w:rPr>
          <w:t>&lt;!-- Блок для виведення результату --&gt;</w:t>
        </w:r>
      </w:ins>
    </w:p>
    <w:p w14:paraId="3DE0CC55" w14:textId="77777777" w:rsidR="00E71114" w:rsidRDefault="00E71114" w:rsidP="00E71114">
      <w:pPr>
        <w:shd w:val="clear" w:color="auto" w:fill="000000"/>
        <w:spacing w:line="285" w:lineRule="atLeast"/>
        <w:rPr>
          <w:ins w:id="775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76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oddoreven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dev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740BB20A" w14:textId="77777777" w:rsidR="00E71114" w:rsidRDefault="00E71114" w:rsidP="00E71114">
      <w:pPr>
        <w:shd w:val="clear" w:color="auto" w:fill="000000"/>
        <w:spacing w:line="285" w:lineRule="atLeast"/>
        <w:rPr>
          <w:ins w:id="777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78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FBA2FAD" w14:textId="77777777" w:rsidR="00E71114" w:rsidRDefault="00E71114" w:rsidP="00E71114">
      <w:pPr>
        <w:shd w:val="clear" w:color="auto" w:fill="000000"/>
        <w:spacing w:line="285" w:lineRule="atLeast"/>
        <w:rPr>
          <w:ins w:id="779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80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prompt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"Введіть ціле число: 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r>
          <w:rPr>
            <w:rFonts w:ascii="Consolas" w:hAnsi="Consolas"/>
            <w:color w:val="CE9178"/>
            <w:sz w:val="21"/>
            <w:szCs w:val="21"/>
          </w:rPr>
          <w:t>""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7CA668"/>
            <w:sz w:val="21"/>
            <w:szCs w:val="21"/>
          </w:rPr>
          <w:t>// Запит на введення числа</w:t>
        </w:r>
      </w:ins>
    </w:p>
    <w:p w14:paraId="24C3FE67" w14:textId="77777777" w:rsidR="00E71114" w:rsidRDefault="00E71114" w:rsidP="00E71114">
      <w:pPr>
        <w:shd w:val="clear" w:color="auto" w:fill="000000"/>
        <w:spacing w:line="285" w:lineRule="atLeast"/>
        <w:rPr>
          <w:ins w:id="781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82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const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isEven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===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0E038751" w14:textId="77777777" w:rsidR="00E71114" w:rsidRDefault="00E71114" w:rsidP="00E71114">
      <w:pPr>
        <w:shd w:val="clear" w:color="auto" w:fill="000000"/>
        <w:spacing w:line="285" w:lineRule="atLeast"/>
        <w:rPr>
          <w:ins w:id="783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84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t xml:space="preserve">    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oddoreven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innerHTML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isEven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?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`</w:t>
        </w:r>
        <w:r>
          <w:rPr>
            <w:rFonts w:ascii="Consolas" w:hAnsi="Consolas"/>
            <w:color w:val="569CD6"/>
            <w:sz w:val="21"/>
            <w:szCs w:val="21"/>
          </w:rPr>
          <w:t>${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569CD6"/>
            <w:sz w:val="21"/>
            <w:szCs w:val="21"/>
          </w:rPr>
          <w:t>}</w:t>
        </w:r>
        <w:r>
          <w:rPr>
            <w:rFonts w:ascii="Consolas" w:hAnsi="Consolas"/>
            <w:color w:val="CE9178"/>
            <w:sz w:val="21"/>
            <w:szCs w:val="21"/>
          </w:rPr>
          <w:t xml:space="preserve"> є парним числом.`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: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`</w:t>
        </w:r>
        <w:r>
          <w:rPr>
            <w:rFonts w:ascii="Consolas" w:hAnsi="Consolas"/>
            <w:color w:val="569CD6"/>
            <w:sz w:val="21"/>
            <w:szCs w:val="21"/>
          </w:rPr>
          <w:t>${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569CD6"/>
            <w:sz w:val="21"/>
            <w:szCs w:val="21"/>
          </w:rPr>
          <w:t>}</w:t>
        </w:r>
        <w:r>
          <w:rPr>
            <w:rFonts w:ascii="Consolas" w:hAnsi="Consolas"/>
            <w:color w:val="CE9178"/>
            <w:sz w:val="21"/>
            <w:szCs w:val="21"/>
          </w:rPr>
          <w:t xml:space="preserve"> не є парним числом.`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7CA668"/>
            <w:sz w:val="21"/>
            <w:szCs w:val="21"/>
          </w:rPr>
          <w:t>// Встановлення значення результату в блок через його ID</w:t>
        </w:r>
      </w:ins>
    </w:p>
    <w:p w14:paraId="386AF65C" w14:textId="77777777" w:rsidR="00E71114" w:rsidRDefault="00E71114" w:rsidP="00E71114">
      <w:pPr>
        <w:shd w:val="clear" w:color="auto" w:fill="000000"/>
        <w:spacing w:line="285" w:lineRule="atLeast"/>
        <w:rPr>
          <w:ins w:id="785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86" w:author="Роман Шарковський" w:date="2023-04-20T23:3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</w:ins>
    </w:p>
    <w:p w14:paraId="7A79E948" w14:textId="77777777" w:rsidR="00E71114" w:rsidRDefault="00E71114" w:rsidP="00E71114">
      <w:pPr>
        <w:shd w:val="clear" w:color="auto" w:fill="000000"/>
        <w:spacing w:line="285" w:lineRule="atLeast"/>
        <w:rPr>
          <w:ins w:id="787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88" w:author="Роман Шарковський" w:date="2023-04-20T23:31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1F76266" w14:textId="77777777" w:rsidR="00E71114" w:rsidRDefault="00E71114" w:rsidP="00E71114">
      <w:pPr>
        <w:shd w:val="clear" w:color="auto" w:fill="000000"/>
        <w:spacing w:line="285" w:lineRule="atLeast"/>
        <w:rPr>
          <w:ins w:id="789" w:author="Роман Шарковський" w:date="2023-04-20T23:31:00Z"/>
          <w:rFonts w:ascii="Consolas" w:hAnsi="Consolas"/>
          <w:color w:val="FFFFFF"/>
          <w:sz w:val="21"/>
          <w:szCs w:val="21"/>
        </w:rPr>
      </w:pPr>
      <w:ins w:id="790" w:author="Роман Шарковський" w:date="2023-04-20T23:31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1C92C82" w14:textId="59D0E940" w:rsidR="00E71114" w:rsidRDefault="00E71114" w:rsidP="00E71114">
      <w:pPr>
        <w:pStyle w:val="ListParagraph"/>
        <w:spacing w:line="360" w:lineRule="auto"/>
        <w:ind w:left="0"/>
        <w:rPr>
          <w:ins w:id="791" w:author="Роман Шарковський" w:date="2023-04-20T23:33:00Z"/>
          <w:sz w:val="28"/>
          <w:szCs w:val="28"/>
        </w:rPr>
      </w:pPr>
    </w:p>
    <w:p w14:paraId="3E91121E" w14:textId="2BC60B2C" w:rsidR="00E71114" w:rsidRDefault="00E71114" w:rsidP="00E71114">
      <w:pPr>
        <w:pStyle w:val="ListParagraph"/>
        <w:spacing w:line="360" w:lineRule="auto"/>
        <w:ind w:left="0"/>
        <w:rPr>
          <w:ins w:id="792" w:author="Роман Шарковський" w:date="2023-04-20T23:33:00Z"/>
          <w:sz w:val="28"/>
          <w:szCs w:val="28"/>
        </w:rPr>
      </w:pPr>
      <w:ins w:id="793" w:author="Роман Шарковський" w:date="2023-04-20T23:33:00Z">
        <w:r>
          <w:rPr>
            <w:sz w:val="28"/>
            <w:szCs w:val="28"/>
          </w:rPr>
          <w:t>Результат виконання коду:</w:t>
        </w:r>
      </w:ins>
    </w:p>
    <w:p w14:paraId="67A75B3E" w14:textId="2F574673" w:rsidR="00E71114" w:rsidRDefault="00E71114" w:rsidP="00E71114">
      <w:pPr>
        <w:pStyle w:val="ListParagraph"/>
        <w:spacing w:line="360" w:lineRule="auto"/>
        <w:ind w:left="0"/>
        <w:jc w:val="center"/>
        <w:rPr>
          <w:ins w:id="794" w:author="Роман Шарковський" w:date="2023-04-20T23:33:00Z"/>
          <w:sz w:val="28"/>
          <w:szCs w:val="28"/>
        </w:rPr>
      </w:pPr>
      <w:ins w:id="795" w:author="Роман Шарковський" w:date="2023-04-20T23:33:00Z">
        <w:r w:rsidRPr="00E71114">
          <w:rPr>
            <w:sz w:val="28"/>
            <w:szCs w:val="28"/>
          </w:rPr>
          <w:drawing>
            <wp:inline distT="0" distB="0" distL="0" distR="0" wp14:anchorId="162E675A" wp14:editId="5A27438C">
              <wp:extent cx="2951323" cy="1196340"/>
              <wp:effectExtent l="0" t="0" r="1905" b="3810"/>
              <wp:docPr id="246" name="Picture 2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4344" cy="11975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2367588" w14:textId="5F5BD49B" w:rsidR="00E71114" w:rsidRDefault="00E71114" w:rsidP="00E71114">
      <w:pPr>
        <w:pStyle w:val="ListParagraph"/>
        <w:spacing w:line="360" w:lineRule="auto"/>
        <w:ind w:left="0"/>
        <w:jc w:val="center"/>
        <w:rPr>
          <w:ins w:id="796" w:author="Роман Шарковський" w:date="2023-04-20T23:33:00Z"/>
          <w:sz w:val="28"/>
          <w:szCs w:val="28"/>
        </w:rPr>
        <w:pPrChange w:id="797" w:author="Роман Шарковський" w:date="2023-04-20T23:34:00Z">
          <w:pPr>
            <w:pStyle w:val="ListParagraph"/>
            <w:numPr>
              <w:ilvl w:val="1"/>
              <w:numId w:val="73"/>
            </w:numPr>
            <w:spacing w:line="360" w:lineRule="auto"/>
            <w:ind w:left="1284" w:hanging="564"/>
            <w:jc w:val="center"/>
          </w:pPr>
        </w:pPrChange>
      </w:pPr>
      <w:ins w:id="798" w:author="Роман Шарковський" w:date="2023-04-20T23:34:00Z">
        <w:r>
          <w:rPr>
            <w:sz w:val="28"/>
            <w:szCs w:val="28"/>
          </w:rPr>
          <w:t xml:space="preserve">Рис. 3.14 </w:t>
        </w:r>
      </w:ins>
      <w:ins w:id="799" w:author="Роман Шарковський" w:date="2023-04-20T23:33:00Z">
        <w:r>
          <w:rPr>
            <w:sz w:val="28"/>
            <w:szCs w:val="28"/>
          </w:rPr>
          <w:t>Введення числа</w:t>
        </w:r>
      </w:ins>
    </w:p>
    <w:p w14:paraId="3E67A9B8" w14:textId="77777777" w:rsidR="00E71114" w:rsidRDefault="00E71114" w:rsidP="00E71114">
      <w:pPr>
        <w:pStyle w:val="ListParagraph"/>
        <w:spacing w:line="360" w:lineRule="auto"/>
        <w:ind w:left="1284"/>
        <w:rPr>
          <w:ins w:id="800" w:author="Роман Шарковський" w:date="2023-04-20T23:33:00Z"/>
          <w:sz w:val="28"/>
          <w:szCs w:val="28"/>
        </w:rPr>
        <w:pPrChange w:id="801" w:author="Роман Шарковський" w:date="2023-04-20T23:34:00Z">
          <w:pPr>
            <w:pStyle w:val="ListParagraph"/>
            <w:spacing w:line="360" w:lineRule="auto"/>
            <w:ind w:left="0"/>
            <w:jc w:val="center"/>
          </w:pPr>
        </w:pPrChange>
      </w:pPr>
    </w:p>
    <w:p w14:paraId="43B24682" w14:textId="365E2674" w:rsidR="00E71114" w:rsidRDefault="00E71114" w:rsidP="00E71114">
      <w:pPr>
        <w:pStyle w:val="ListParagraph"/>
        <w:spacing w:line="360" w:lineRule="auto"/>
        <w:ind w:left="0"/>
        <w:jc w:val="center"/>
        <w:rPr>
          <w:ins w:id="802" w:author="Роман Шарковський" w:date="2023-04-20T23:34:00Z"/>
          <w:sz w:val="28"/>
          <w:szCs w:val="28"/>
        </w:rPr>
      </w:pPr>
      <w:ins w:id="803" w:author="Роман Шарковський" w:date="2023-04-20T23:34:00Z">
        <w:r w:rsidRPr="00E71114">
          <w:rPr>
            <w:sz w:val="28"/>
            <w:szCs w:val="28"/>
          </w:rPr>
          <w:drawing>
            <wp:inline distT="0" distB="0" distL="0" distR="0" wp14:anchorId="70DD6A35" wp14:editId="7940648B">
              <wp:extent cx="2162477" cy="552527"/>
              <wp:effectExtent l="0" t="0" r="9525" b="0"/>
              <wp:docPr id="247" name="Picture 2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62477" cy="5525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F5F0A7" w14:textId="45209694" w:rsidR="00E71114" w:rsidRDefault="00E71114" w:rsidP="00E71114">
      <w:pPr>
        <w:pStyle w:val="ListParagraph"/>
        <w:spacing w:line="360" w:lineRule="auto"/>
        <w:ind w:left="0"/>
        <w:jc w:val="center"/>
        <w:rPr>
          <w:ins w:id="804" w:author="Роман Шарковський" w:date="2023-04-20T23:33:00Z"/>
          <w:sz w:val="28"/>
          <w:szCs w:val="28"/>
        </w:rPr>
        <w:pPrChange w:id="805" w:author="Роман Шарковський" w:date="2023-04-20T23:34:00Z">
          <w:pPr>
            <w:pStyle w:val="ListParagraph"/>
            <w:spacing w:line="360" w:lineRule="auto"/>
            <w:ind w:left="0"/>
          </w:pPr>
        </w:pPrChange>
      </w:pPr>
      <w:ins w:id="806" w:author="Роман Шарковський" w:date="2023-04-20T23:34:00Z">
        <w:r>
          <w:rPr>
            <w:sz w:val="28"/>
            <w:szCs w:val="28"/>
          </w:rPr>
          <w:t>Рис. 3.15 Результат розрахунку</w:t>
        </w:r>
      </w:ins>
    </w:p>
    <w:p w14:paraId="13CDC909" w14:textId="0E3D8A2E" w:rsidR="00E71114" w:rsidRDefault="00E71114" w:rsidP="00E71114">
      <w:pPr>
        <w:pStyle w:val="ListParagraph"/>
        <w:spacing w:line="360" w:lineRule="auto"/>
        <w:ind w:left="0"/>
        <w:rPr>
          <w:ins w:id="807" w:author="Роман Шарковський" w:date="2023-04-20T23:34:00Z"/>
          <w:sz w:val="28"/>
          <w:szCs w:val="28"/>
        </w:rPr>
      </w:pPr>
    </w:p>
    <w:p w14:paraId="69EAB517" w14:textId="64515842" w:rsidR="00E71114" w:rsidRDefault="00E71114" w:rsidP="00E71114">
      <w:pPr>
        <w:pStyle w:val="ListParagraph"/>
        <w:spacing w:line="360" w:lineRule="auto"/>
        <w:ind w:left="0"/>
        <w:jc w:val="center"/>
        <w:rPr>
          <w:ins w:id="808" w:author="Роман Шарковський" w:date="2023-04-20T23:35:00Z"/>
          <w:sz w:val="28"/>
          <w:szCs w:val="28"/>
        </w:rPr>
      </w:pPr>
      <w:ins w:id="809" w:author="Роман Шарковський" w:date="2023-04-20T23:35:00Z">
        <w:r w:rsidRPr="00E71114">
          <w:rPr>
            <w:sz w:val="28"/>
            <w:szCs w:val="28"/>
          </w:rPr>
          <w:drawing>
            <wp:inline distT="0" distB="0" distL="0" distR="0" wp14:anchorId="0D0A2DF1" wp14:editId="243A1C03">
              <wp:extent cx="3024505" cy="1193598"/>
              <wp:effectExtent l="0" t="0" r="4445" b="6985"/>
              <wp:docPr id="248" name="Picture 2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30926" cy="119613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B3CC85" w14:textId="47A53E53" w:rsidR="00E71114" w:rsidRDefault="00E71114" w:rsidP="00E71114">
      <w:pPr>
        <w:pStyle w:val="ListParagraph"/>
        <w:spacing w:line="360" w:lineRule="auto"/>
        <w:ind w:left="0"/>
        <w:jc w:val="center"/>
        <w:rPr>
          <w:ins w:id="810" w:author="Роман Шарковський" w:date="2023-04-20T23:35:00Z"/>
          <w:sz w:val="28"/>
          <w:szCs w:val="28"/>
        </w:rPr>
      </w:pPr>
      <w:ins w:id="811" w:author="Роман Шарковський" w:date="2023-04-20T23:35:00Z">
        <w:r>
          <w:rPr>
            <w:sz w:val="28"/>
            <w:szCs w:val="28"/>
          </w:rPr>
          <w:t>Рис. 3.16 Введення числа</w:t>
        </w:r>
      </w:ins>
    </w:p>
    <w:p w14:paraId="2954DB15" w14:textId="376581CE" w:rsidR="00E71114" w:rsidRDefault="00E71114" w:rsidP="00E71114">
      <w:pPr>
        <w:pStyle w:val="ListParagraph"/>
        <w:spacing w:line="360" w:lineRule="auto"/>
        <w:ind w:left="0"/>
        <w:jc w:val="center"/>
        <w:rPr>
          <w:ins w:id="812" w:author="Роман Шарковський" w:date="2023-04-20T23:35:00Z"/>
          <w:sz w:val="28"/>
          <w:szCs w:val="28"/>
        </w:rPr>
      </w:pPr>
    </w:p>
    <w:p w14:paraId="4C31991F" w14:textId="2AAE441A" w:rsidR="00E71114" w:rsidRDefault="00E71114" w:rsidP="00E71114">
      <w:pPr>
        <w:pStyle w:val="ListParagraph"/>
        <w:spacing w:line="360" w:lineRule="auto"/>
        <w:ind w:left="0"/>
        <w:jc w:val="center"/>
        <w:rPr>
          <w:ins w:id="813" w:author="Роман Шарковський" w:date="2023-04-20T23:35:00Z"/>
          <w:sz w:val="28"/>
          <w:szCs w:val="28"/>
        </w:rPr>
      </w:pPr>
      <w:ins w:id="814" w:author="Роман Шарковський" w:date="2023-04-20T23:35:00Z">
        <w:r w:rsidRPr="00E71114">
          <w:rPr>
            <w:sz w:val="28"/>
            <w:szCs w:val="28"/>
          </w:rPr>
          <w:drawing>
            <wp:inline distT="0" distB="0" distL="0" distR="0" wp14:anchorId="68274A0E" wp14:editId="4650F405">
              <wp:extent cx="2086266" cy="504895"/>
              <wp:effectExtent l="0" t="0" r="9525" b="9525"/>
              <wp:docPr id="249" name="Picture 2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86266" cy="5048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A775C94" w14:textId="4F1271FD" w:rsidR="00E71114" w:rsidRDefault="00E71114" w:rsidP="00E71114">
      <w:pPr>
        <w:pStyle w:val="ListParagraph"/>
        <w:spacing w:line="360" w:lineRule="auto"/>
        <w:ind w:left="0"/>
        <w:jc w:val="center"/>
        <w:rPr>
          <w:ins w:id="815" w:author="Роман Шарковський" w:date="2023-04-20T23:36:00Z"/>
          <w:rFonts w:eastAsiaTheme="minorEastAsia"/>
          <w:sz w:val="28"/>
          <w:szCs w:val="28"/>
        </w:rPr>
      </w:pPr>
      <w:ins w:id="816" w:author="Роман Шарковський" w:date="2023-04-20T23:35:00Z">
        <w:r>
          <w:rPr>
            <w:rFonts w:eastAsiaTheme="minorEastAsia"/>
            <w:sz w:val="28"/>
            <w:szCs w:val="28"/>
          </w:rPr>
          <w:t>Рис. 3.17 Результат розрахунку</w:t>
        </w:r>
      </w:ins>
    </w:p>
    <w:p w14:paraId="11ABC5D0" w14:textId="05D07A4F" w:rsidR="00DE7D49" w:rsidRDefault="00DE7D49" w:rsidP="00E71114">
      <w:pPr>
        <w:pStyle w:val="ListParagraph"/>
        <w:spacing w:line="360" w:lineRule="auto"/>
        <w:ind w:left="0"/>
        <w:jc w:val="center"/>
        <w:rPr>
          <w:ins w:id="817" w:author="Роман Шарковський" w:date="2023-04-20T23:36:00Z"/>
          <w:rFonts w:eastAsiaTheme="minorEastAsia"/>
          <w:sz w:val="28"/>
          <w:szCs w:val="28"/>
        </w:rPr>
      </w:pPr>
    </w:p>
    <w:p w14:paraId="29F0CF97" w14:textId="165891C0" w:rsidR="00DE7D49" w:rsidRDefault="00DE7D49" w:rsidP="00E71114">
      <w:pPr>
        <w:pStyle w:val="ListParagraph"/>
        <w:spacing w:line="360" w:lineRule="auto"/>
        <w:ind w:left="0"/>
        <w:jc w:val="center"/>
        <w:rPr>
          <w:ins w:id="818" w:author="Роман Шарковський" w:date="2023-04-20T23:36:00Z"/>
          <w:rFonts w:eastAsiaTheme="minorEastAsia"/>
          <w:sz w:val="28"/>
          <w:szCs w:val="28"/>
        </w:rPr>
      </w:pPr>
    </w:p>
    <w:p w14:paraId="20C5D73A" w14:textId="0FF8BEEC" w:rsidR="00492032" w:rsidRDefault="00492032" w:rsidP="00492032">
      <w:pPr>
        <w:pStyle w:val="ListParagraph"/>
        <w:numPr>
          <w:ilvl w:val="0"/>
          <w:numId w:val="73"/>
        </w:numPr>
        <w:spacing w:line="360" w:lineRule="auto"/>
        <w:ind w:left="567" w:hanging="567"/>
        <w:rPr>
          <w:ins w:id="819" w:author="Роман Шарковський" w:date="2023-04-21T08:47:00Z"/>
          <w:rFonts w:eastAsiaTheme="minorEastAsia"/>
          <w:sz w:val="28"/>
          <w:szCs w:val="28"/>
        </w:rPr>
      </w:pPr>
      <w:ins w:id="820" w:author="Роман Шарковський" w:date="2023-04-21T08:47:00Z">
        <w:r w:rsidRPr="00492032">
          <w:rPr>
            <w:rFonts w:eastAsiaTheme="minorEastAsia"/>
            <w:sz w:val="28"/>
            <w:szCs w:val="28"/>
          </w:rPr>
          <w:lastRenderedPageBreak/>
          <w:t xml:space="preserve">Обрати який оператор розгалуження краще використовувати: </w:t>
        </w:r>
        <w:proofErr w:type="spellStart"/>
        <w:r w:rsidRPr="00492032">
          <w:rPr>
            <w:rFonts w:eastAsiaTheme="minorEastAsia"/>
            <w:sz w:val="28"/>
            <w:szCs w:val="28"/>
          </w:rPr>
          <w:t>if</w:t>
        </w:r>
        <w:proofErr w:type="spellEnd"/>
        <w:r w:rsidRPr="00492032">
          <w:rPr>
            <w:rFonts w:eastAsiaTheme="minorEastAsia"/>
            <w:sz w:val="28"/>
            <w:szCs w:val="28"/>
          </w:rPr>
          <w:t xml:space="preserve">, </w:t>
        </w:r>
        <w:proofErr w:type="spellStart"/>
        <w:r w:rsidRPr="00492032">
          <w:rPr>
            <w:rFonts w:eastAsiaTheme="minorEastAsia"/>
            <w:sz w:val="28"/>
            <w:szCs w:val="28"/>
          </w:rPr>
          <w:t>switch</w:t>
        </w:r>
        <w:proofErr w:type="spellEnd"/>
        <w:r w:rsidRPr="00492032">
          <w:rPr>
            <w:rFonts w:eastAsiaTheme="minorEastAsia"/>
            <w:sz w:val="28"/>
            <w:szCs w:val="28"/>
          </w:rPr>
          <w:t xml:space="preserve"> або </w:t>
        </w:r>
        <w:proofErr w:type="spellStart"/>
        <w:r w:rsidRPr="00492032">
          <w:rPr>
            <w:rFonts w:eastAsiaTheme="minorEastAsia"/>
            <w:sz w:val="28"/>
            <w:szCs w:val="28"/>
          </w:rPr>
          <w:t>тернарний</w:t>
        </w:r>
        <w:proofErr w:type="spellEnd"/>
        <w:r w:rsidRPr="00492032">
          <w:rPr>
            <w:rFonts w:eastAsiaTheme="minorEastAsia"/>
            <w:sz w:val="28"/>
            <w:szCs w:val="28"/>
          </w:rPr>
          <w:t xml:space="preserve">, </w:t>
        </w:r>
        <w:proofErr w:type="spellStart"/>
        <w:r w:rsidRPr="00492032">
          <w:rPr>
            <w:rFonts w:eastAsiaTheme="minorEastAsia"/>
            <w:sz w:val="28"/>
            <w:szCs w:val="28"/>
            <w:rPrChange w:id="821" w:author="Роман Шарковський" w:date="2023-04-21T15:09:00Z">
              <w:rPr>
                <w:rFonts w:eastAsiaTheme="minorEastAsia"/>
                <w:sz w:val="28"/>
                <w:szCs w:val="28"/>
              </w:rPr>
            </w:rPrChange>
          </w:rPr>
          <w:t>обрунтувати</w:t>
        </w:r>
        <w:proofErr w:type="spellEnd"/>
        <w:r w:rsidRPr="00492032">
          <w:rPr>
            <w:rFonts w:eastAsiaTheme="minorEastAsia"/>
            <w:sz w:val="28"/>
            <w:szCs w:val="28"/>
          </w:rPr>
          <w:t xml:space="preserve"> чому. Виконайте наступні завдання: </w:t>
        </w:r>
      </w:ins>
    </w:p>
    <w:p w14:paraId="5C678CC4" w14:textId="1A9E41F2" w:rsidR="00492032" w:rsidRDefault="00492032" w:rsidP="00492032">
      <w:pPr>
        <w:pStyle w:val="ListParagraph"/>
        <w:numPr>
          <w:ilvl w:val="0"/>
          <w:numId w:val="76"/>
        </w:numPr>
        <w:spacing w:line="360" w:lineRule="auto"/>
        <w:rPr>
          <w:ins w:id="822" w:author="Роман Шарковський" w:date="2023-04-21T15:06:00Z"/>
          <w:rFonts w:eastAsiaTheme="minorEastAsia"/>
          <w:sz w:val="28"/>
          <w:szCs w:val="28"/>
        </w:rPr>
      </w:pPr>
      <w:ins w:id="823" w:author="Роман Шарковський" w:date="2023-04-21T08:47:00Z">
        <w:r w:rsidRPr="00492032">
          <w:rPr>
            <w:rFonts w:eastAsiaTheme="minorEastAsia"/>
            <w:sz w:val="28"/>
            <w:szCs w:val="28"/>
          </w:rPr>
          <w:t xml:space="preserve">Запитати у користувача його вік та визначити, ким він є: дитиною (0-2), підлітком (12-18), дорослим (18_60) або пенсіонером (60-...). </w:t>
        </w:r>
      </w:ins>
    </w:p>
    <w:p w14:paraId="445490A5" w14:textId="54C1115D" w:rsidR="00492032" w:rsidRDefault="00492032" w:rsidP="00492032">
      <w:pPr>
        <w:pStyle w:val="ListParagraph"/>
        <w:spacing w:line="360" w:lineRule="auto"/>
        <w:ind w:left="927"/>
        <w:rPr>
          <w:ins w:id="824" w:author="Роман Шарковський" w:date="2023-04-21T15:10:00Z"/>
          <w:rFonts w:eastAsiaTheme="minorEastAsia"/>
          <w:sz w:val="28"/>
          <w:szCs w:val="28"/>
        </w:rPr>
      </w:pPr>
    </w:p>
    <w:p w14:paraId="0DC40E61" w14:textId="2DA8D395" w:rsidR="00492032" w:rsidRPr="007E5457" w:rsidRDefault="00492032" w:rsidP="00492032">
      <w:pPr>
        <w:pStyle w:val="ListParagraph"/>
        <w:spacing w:line="360" w:lineRule="auto"/>
        <w:ind w:left="0"/>
        <w:rPr>
          <w:ins w:id="825" w:author="Роман Шарковський" w:date="2023-04-21T15:10:00Z"/>
          <w:rFonts w:eastAsiaTheme="minorEastAsia"/>
          <w:sz w:val="28"/>
          <w:szCs w:val="28"/>
          <w:rPrChange w:id="826" w:author="Роман Шарковський" w:date="2023-04-21T16:15:00Z">
            <w:rPr>
              <w:ins w:id="827" w:author="Роман Шарковський" w:date="2023-04-21T15:10:00Z"/>
              <w:rFonts w:eastAsiaTheme="minorEastAsia"/>
              <w:sz w:val="28"/>
              <w:szCs w:val="28"/>
            </w:rPr>
          </w:rPrChange>
        </w:rPr>
        <w:pPrChange w:id="828" w:author="Роман Шарковський" w:date="2023-04-21T15:10:00Z">
          <w:pPr>
            <w:pStyle w:val="ListParagraph"/>
            <w:spacing w:line="360" w:lineRule="auto"/>
            <w:ind w:left="927"/>
          </w:pPr>
        </w:pPrChange>
      </w:pPr>
      <w:ins w:id="829" w:author="Роман Шарковський" w:date="2023-04-21T15:10:00Z">
        <w:r>
          <w:rPr>
            <w:rFonts w:eastAsiaTheme="minorEastAsia"/>
            <w:sz w:val="28"/>
            <w:szCs w:val="28"/>
          </w:rPr>
          <w:t xml:space="preserve">Для написання коду було </w:t>
        </w:r>
      </w:ins>
      <w:ins w:id="830" w:author="Роман Шарковський" w:date="2023-04-21T15:11:00Z">
        <w:r>
          <w:rPr>
            <w:rFonts w:eastAsiaTheme="minorEastAsia"/>
            <w:sz w:val="28"/>
            <w:szCs w:val="28"/>
          </w:rPr>
          <w:t xml:space="preserve">обрано оператор </w:t>
        </w:r>
        <w:r>
          <w:rPr>
            <w:rFonts w:eastAsiaTheme="minorEastAsia"/>
            <w:sz w:val="28"/>
            <w:szCs w:val="28"/>
            <w:lang w:val="en-US"/>
          </w:rPr>
          <w:t xml:space="preserve">switch, </w:t>
        </w:r>
        <w:r>
          <w:rPr>
            <w:rFonts w:eastAsiaTheme="minorEastAsia"/>
            <w:sz w:val="28"/>
            <w:szCs w:val="28"/>
          </w:rPr>
          <w:t>адже ми маємо певну кількість категорій, на які будемо розділяти відповіді.</w:t>
        </w:r>
      </w:ins>
    </w:p>
    <w:p w14:paraId="00566FD8" w14:textId="77777777" w:rsidR="00492032" w:rsidRDefault="00492032" w:rsidP="00492032">
      <w:pPr>
        <w:pStyle w:val="ListParagraph"/>
        <w:spacing w:line="360" w:lineRule="auto"/>
        <w:ind w:left="927"/>
        <w:rPr>
          <w:ins w:id="831" w:author="Роман Шарковський" w:date="2023-04-21T15:06:00Z"/>
          <w:rFonts w:eastAsiaTheme="minorEastAsia"/>
          <w:sz w:val="28"/>
          <w:szCs w:val="28"/>
        </w:rPr>
      </w:pPr>
    </w:p>
    <w:p w14:paraId="223C46D3" w14:textId="77777777" w:rsidR="00492032" w:rsidRDefault="00492032" w:rsidP="00492032">
      <w:pPr>
        <w:pStyle w:val="ListParagraph"/>
        <w:spacing w:line="360" w:lineRule="auto"/>
        <w:ind w:left="0"/>
        <w:rPr>
          <w:ins w:id="832" w:author="Роман Шарковський" w:date="2023-04-21T15:06:00Z"/>
          <w:sz w:val="28"/>
          <w:szCs w:val="28"/>
        </w:rPr>
      </w:pPr>
      <w:ins w:id="833" w:author="Роман Шарковський" w:date="2023-04-21T15:06:00Z">
        <w:r>
          <w:rPr>
            <w:sz w:val="28"/>
            <w:szCs w:val="28"/>
          </w:rPr>
          <w:t>Лістинг програми:</w:t>
        </w:r>
      </w:ins>
    </w:p>
    <w:p w14:paraId="0EA634DC" w14:textId="666455D0" w:rsidR="00492032" w:rsidRDefault="00492032" w:rsidP="00492032">
      <w:pPr>
        <w:pStyle w:val="ListParagraph"/>
        <w:spacing w:line="360" w:lineRule="auto"/>
        <w:ind w:left="0"/>
        <w:rPr>
          <w:ins w:id="834" w:author="Роман Шарковський" w:date="2023-04-21T15:06:00Z"/>
          <w:rFonts w:eastAsiaTheme="minorEastAsia"/>
          <w:sz w:val="28"/>
          <w:szCs w:val="28"/>
          <w:lang w:val="en-US"/>
        </w:rPr>
      </w:pPr>
      <w:ins w:id="835" w:author="Роман Шарковський" w:date="2023-04-21T15:06:00Z">
        <w:r>
          <w:rPr>
            <w:rFonts w:eastAsiaTheme="minorEastAsia"/>
            <w:sz w:val="28"/>
            <w:szCs w:val="28"/>
            <w:lang w:val="en-US"/>
          </w:rPr>
          <w:t>Html:</w:t>
        </w:r>
      </w:ins>
    </w:p>
    <w:p w14:paraId="05FBDDFA" w14:textId="77777777" w:rsidR="00492032" w:rsidRDefault="00492032" w:rsidP="00492032">
      <w:pPr>
        <w:shd w:val="clear" w:color="auto" w:fill="000000"/>
        <w:spacing w:line="285" w:lineRule="atLeast"/>
        <w:rPr>
          <w:ins w:id="836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37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A7F7EFD" w14:textId="77777777" w:rsidR="00492032" w:rsidRDefault="00492032" w:rsidP="00492032">
      <w:pPr>
        <w:shd w:val="clear" w:color="auto" w:fill="000000"/>
        <w:spacing w:line="285" w:lineRule="atLeast"/>
        <w:rPr>
          <w:ins w:id="838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39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837681A" w14:textId="77777777" w:rsidR="00492032" w:rsidRDefault="00492032" w:rsidP="00492032">
      <w:pPr>
        <w:shd w:val="clear" w:color="auto" w:fill="000000"/>
        <w:spacing w:line="285" w:lineRule="atLeast"/>
        <w:rPr>
          <w:ins w:id="840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41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0A1B67E" w14:textId="77777777" w:rsidR="00492032" w:rsidRDefault="00492032" w:rsidP="00492032">
      <w:pPr>
        <w:shd w:val="clear" w:color="auto" w:fill="000000"/>
        <w:spacing w:line="285" w:lineRule="atLeast"/>
        <w:rPr>
          <w:ins w:id="842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43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6E2BBCA" w14:textId="77777777" w:rsidR="00492032" w:rsidRDefault="00492032" w:rsidP="00492032">
      <w:pPr>
        <w:shd w:val="clear" w:color="auto" w:fill="000000"/>
        <w:spacing w:line="285" w:lineRule="atLeast"/>
        <w:rPr>
          <w:ins w:id="844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45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Task4.1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34B212E" w14:textId="77777777" w:rsidR="00492032" w:rsidRDefault="00492032" w:rsidP="00492032">
      <w:pPr>
        <w:shd w:val="clear" w:color="auto" w:fill="000000"/>
        <w:spacing w:line="285" w:lineRule="atLeast"/>
        <w:rPr>
          <w:ins w:id="846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47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444BD21" w14:textId="77777777" w:rsidR="00492032" w:rsidRDefault="00492032" w:rsidP="00492032">
      <w:pPr>
        <w:shd w:val="clear" w:color="auto" w:fill="000000"/>
        <w:spacing w:line="285" w:lineRule="atLeast"/>
        <w:rPr>
          <w:ins w:id="848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49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C183F2D" w14:textId="13CEE190" w:rsidR="00492032" w:rsidRDefault="00492032" w:rsidP="00492032">
      <w:pPr>
        <w:shd w:val="clear" w:color="auto" w:fill="000000"/>
        <w:spacing w:line="285" w:lineRule="atLeast"/>
        <w:rPr>
          <w:ins w:id="850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51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Введіть свій вік у роках:</w:t>
        </w:r>
      </w:ins>
      <w:ins w:id="852" w:author="Роман Шарковський" w:date="2023-04-21T15:08:00Z"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  <w:ins w:id="853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type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text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93C9749" w14:textId="77777777" w:rsidR="00492032" w:rsidRDefault="00492032" w:rsidP="00492032">
      <w:pPr>
        <w:shd w:val="clear" w:color="auto" w:fill="000000"/>
        <w:spacing w:line="285" w:lineRule="atLeast"/>
        <w:rPr>
          <w:ins w:id="854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55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OK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484A19D" w14:textId="77777777" w:rsidR="00492032" w:rsidRDefault="00492032" w:rsidP="00492032">
      <w:pPr>
        <w:shd w:val="clear" w:color="auto" w:fill="000000"/>
        <w:spacing w:line="285" w:lineRule="atLeast"/>
        <w:rPr>
          <w:ins w:id="856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57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F38D28F" w14:textId="77777777" w:rsidR="00492032" w:rsidRDefault="00492032" w:rsidP="00492032">
      <w:pPr>
        <w:shd w:val="clear" w:color="auto" w:fill="000000"/>
        <w:spacing w:line="285" w:lineRule="atLeast"/>
        <w:rPr>
          <w:ins w:id="858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59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src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"t4.1 jscode.js"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1F29F94" w14:textId="77777777" w:rsidR="00492032" w:rsidRDefault="00492032" w:rsidP="00492032">
      <w:pPr>
        <w:shd w:val="clear" w:color="auto" w:fill="000000"/>
        <w:spacing w:line="285" w:lineRule="atLeast"/>
        <w:rPr>
          <w:ins w:id="860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61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3E0AC42" w14:textId="77777777" w:rsidR="00492032" w:rsidRDefault="00492032" w:rsidP="00492032">
      <w:pPr>
        <w:shd w:val="clear" w:color="auto" w:fill="000000"/>
        <w:spacing w:line="285" w:lineRule="atLeast"/>
        <w:rPr>
          <w:ins w:id="862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63" w:author="Роман Шарковський" w:date="2023-04-21T15:07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23CF876" w14:textId="34026E38" w:rsidR="00492032" w:rsidRDefault="00492032" w:rsidP="00492032">
      <w:pPr>
        <w:pStyle w:val="ListParagraph"/>
        <w:spacing w:line="360" w:lineRule="auto"/>
        <w:ind w:left="0"/>
        <w:rPr>
          <w:ins w:id="864" w:author="Роман Шарковський" w:date="2023-04-21T15:07:00Z"/>
          <w:rFonts w:eastAsiaTheme="minorEastAsia"/>
          <w:sz w:val="28"/>
          <w:szCs w:val="28"/>
          <w:lang w:val="en-US"/>
        </w:rPr>
      </w:pPr>
    </w:p>
    <w:p w14:paraId="5C4B32C2" w14:textId="4D589349" w:rsidR="00492032" w:rsidRDefault="00492032" w:rsidP="00492032">
      <w:pPr>
        <w:pStyle w:val="ListParagraph"/>
        <w:spacing w:line="360" w:lineRule="auto"/>
        <w:ind w:left="0"/>
        <w:rPr>
          <w:ins w:id="865" w:author="Роман Шарковський" w:date="2023-04-21T15:07:00Z"/>
          <w:rFonts w:eastAsiaTheme="minorEastAsia"/>
          <w:sz w:val="28"/>
          <w:szCs w:val="28"/>
          <w:lang w:val="en-US"/>
        </w:rPr>
      </w:pPr>
      <w:ins w:id="866" w:author="Роман Шарковський" w:date="2023-04-21T15:07:00Z">
        <w:r>
          <w:rPr>
            <w:rFonts w:eastAsiaTheme="minorEastAsia"/>
            <w:sz w:val="28"/>
            <w:szCs w:val="28"/>
            <w:lang w:val="en-US"/>
          </w:rPr>
          <w:t>Js:</w:t>
        </w:r>
      </w:ins>
    </w:p>
    <w:p w14:paraId="6C4766E9" w14:textId="77777777" w:rsidR="00492032" w:rsidRDefault="00492032" w:rsidP="00492032">
      <w:pPr>
        <w:shd w:val="clear" w:color="auto" w:fill="000000"/>
        <w:spacing w:line="285" w:lineRule="atLeast"/>
        <w:rPr>
          <w:ins w:id="867" w:author="Роман Шарковський" w:date="2023-04-21T15:07:00Z"/>
          <w:rFonts w:ascii="Consolas" w:hAnsi="Consolas"/>
          <w:color w:val="FFFFFF"/>
          <w:sz w:val="21"/>
          <w:szCs w:val="21"/>
        </w:rPr>
      </w:pPr>
      <w:proofErr w:type="spellStart"/>
      <w:ins w:id="868" w:author="Роман Шарковський" w:date="2023-04-21T15:07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0A43E91E" w14:textId="77777777" w:rsidR="00492032" w:rsidRDefault="00492032" w:rsidP="00492032">
      <w:pPr>
        <w:shd w:val="clear" w:color="auto" w:fill="000000"/>
        <w:spacing w:line="285" w:lineRule="atLeast"/>
        <w:rPr>
          <w:ins w:id="869" w:author="Роман Шарковський" w:date="2023-04-21T15:07:00Z"/>
          <w:rFonts w:ascii="Consolas" w:hAnsi="Consolas"/>
          <w:color w:val="FFFFFF"/>
          <w:sz w:val="21"/>
          <w:szCs w:val="21"/>
        </w:rPr>
      </w:pPr>
      <w:proofErr w:type="spellStart"/>
      <w:ins w:id="870" w:author="Роман Шарковський" w:date="2023-04-21T15:07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05122717" w14:textId="7A1F2D99" w:rsidR="00492032" w:rsidRDefault="00492032" w:rsidP="00492032">
      <w:pPr>
        <w:shd w:val="clear" w:color="auto" w:fill="000000"/>
        <w:spacing w:line="285" w:lineRule="atLeast"/>
        <w:rPr>
          <w:ins w:id="871" w:author="Роман Шарковський" w:date="2023-04-21T15:07:00Z"/>
          <w:rFonts w:ascii="Consolas" w:hAnsi="Consolas"/>
          <w:color w:val="FFFFFF"/>
          <w:sz w:val="21"/>
          <w:szCs w:val="21"/>
        </w:rPr>
      </w:pPr>
      <w:proofErr w:type="spellStart"/>
      <w:ins w:id="872" w:author="Роман Шарковський" w:date="2023-04-21T15:07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4DED6B92" w14:textId="32E4445B" w:rsidR="00492032" w:rsidRDefault="00492032" w:rsidP="00492032">
      <w:pPr>
        <w:shd w:val="clear" w:color="auto" w:fill="000000"/>
        <w:spacing w:line="285" w:lineRule="atLeast"/>
        <w:rPr>
          <w:ins w:id="873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74" w:author="Роман Шарковський" w:date="2023-04-21T15:07:00Z"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addEventListener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click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2844A6EB" w14:textId="77777777" w:rsidR="00492032" w:rsidRDefault="00492032" w:rsidP="00492032">
      <w:pPr>
        <w:shd w:val="clear" w:color="auto" w:fill="000000"/>
        <w:spacing w:line="285" w:lineRule="atLeast"/>
        <w:rPr>
          <w:ins w:id="875" w:author="Роман Шарковський" w:date="2023-04-21T15:07:00Z"/>
          <w:rFonts w:ascii="Consolas" w:hAnsi="Consolas"/>
          <w:color w:val="FFFFFF"/>
          <w:sz w:val="21"/>
          <w:szCs w:val="21"/>
        </w:rPr>
      </w:pPr>
      <w:proofErr w:type="spellStart"/>
      <w:ins w:id="876" w:author="Роман Шарковський" w:date="2023-04-21T15:07:00Z">
        <w:r>
          <w:rPr>
            <w:rFonts w:ascii="Consolas" w:hAnsi="Consolas"/>
            <w:color w:val="569CD6"/>
            <w:sz w:val="21"/>
            <w:szCs w:val="21"/>
          </w:rPr>
          <w:t>function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(){</w:t>
        </w:r>
      </w:ins>
    </w:p>
    <w:p w14:paraId="6CC447E8" w14:textId="77777777" w:rsidR="00492032" w:rsidRDefault="00492032" w:rsidP="00492032">
      <w:pPr>
        <w:shd w:val="clear" w:color="auto" w:fill="000000"/>
        <w:spacing w:line="285" w:lineRule="atLeast"/>
        <w:rPr>
          <w:ins w:id="877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78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value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41077482" w14:textId="77777777" w:rsidR="00492032" w:rsidRDefault="00492032" w:rsidP="00492032">
      <w:pPr>
        <w:shd w:val="clear" w:color="auto" w:fill="000000"/>
        <w:spacing w:line="285" w:lineRule="atLeast"/>
        <w:rPr>
          <w:ins w:id="879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80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switch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true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){</w:t>
        </w:r>
      </w:ins>
    </w:p>
    <w:p w14:paraId="560D885A" w14:textId="77777777" w:rsidR="00492032" w:rsidRDefault="00492032" w:rsidP="00492032">
      <w:pPr>
        <w:shd w:val="clear" w:color="auto" w:fill="000000"/>
        <w:spacing w:line="285" w:lineRule="atLeast"/>
        <w:rPr>
          <w:ins w:id="881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82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 xml:space="preserve">):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 xml:space="preserve">"Ще 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ненародилися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6034B877" w14:textId="77777777" w:rsidR="00492032" w:rsidRDefault="00492032" w:rsidP="00492032">
      <w:pPr>
        <w:shd w:val="clear" w:color="auto" w:fill="000000"/>
        <w:spacing w:line="285" w:lineRule="atLeast"/>
        <w:rPr>
          <w:ins w:id="883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84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&amp;&amp;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"Дитина"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619589EA" w14:textId="77777777" w:rsidR="00492032" w:rsidRDefault="00492032" w:rsidP="00492032">
      <w:pPr>
        <w:shd w:val="clear" w:color="auto" w:fill="000000"/>
        <w:spacing w:line="285" w:lineRule="atLeast"/>
        <w:rPr>
          <w:ins w:id="885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86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&amp;&amp;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18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"Підліток"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40D8CA4C" w14:textId="77777777" w:rsidR="00492032" w:rsidRDefault="00492032" w:rsidP="00492032">
      <w:pPr>
        <w:shd w:val="clear" w:color="auto" w:fill="000000"/>
        <w:spacing w:line="285" w:lineRule="atLeast"/>
        <w:rPr>
          <w:ins w:id="887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88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18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&amp;&amp;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60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"Дорослий"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57D59BDA" w14:textId="77777777" w:rsidR="00492032" w:rsidRDefault="00492032" w:rsidP="00492032">
      <w:pPr>
        <w:shd w:val="clear" w:color="auto" w:fill="000000"/>
        <w:spacing w:line="285" w:lineRule="atLeast"/>
        <w:rPr>
          <w:ins w:id="889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90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60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"Пенсіонер"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38C8D6A8" w14:textId="77777777" w:rsidR="00492032" w:rsidRDefault="00492032" w:rsidP="00492032">
      <w:pPr>
        <w:shd w:val="clear" w:color="auto" w:fill="000000"/>
        <w:spacing w:line="285" w:lineRule="atLeast"/>
        <w:rPr>
          <w:ins w:id="891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92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>    }</w:t>
        </w:r>
      </w:ins>
    </w:p>
    <w:p w14:paraId="0BDFCA6B" w14:textId="77777777" w:rsidR="00492032" w:rsidRDefault="00492032" w:rsidP="00492032">
      <w:pPr>
        <w:shd w:val="clear" w:color="auto" w:fill="000000"/>
        <w:spacing w:line="285" w:lineRule="atLeast"/>
        <w:rPr>
          <w:ins w:id="893" w:author="Роман Шарковський" w:date="2023-04-21T15:07:00Z"/>
          <w:rFonts w:ascii="Consolas" w:hAnsi="Consolas"/>
          <w:color w:val="FFFFFF"/>
          <w:sz w:val="21"/>
          <w:szCs w:val="21"/>
        </w:rPr>
      </w:pPr>
      <w:ins w:id="894" w:author="Роман Шарковський" w:date="2023-04-21T15:07:00Z">
        <w:r>
          <w:rPr>
            <w:rFonts w:ascii="Consolas" w:hAnsi="Consolas"/>
            <w:color w:val="FFFFFF"/>
            <w:sz w:val="21"/>
            <w:szCs w:val="21"/>
          </w:rPr>
          <w:t>}</w:t>
        </w:r>
      </w:ins>
    </w:p>
    <w:p w14:paraId="5A1740CB" w14:textId="0E36F6A8" w:rsidR="00492032" w:rsidRDefault="00492032" w:rsidP="00492032">
      <w:pPr>
        <w:pStyle w:val="ListParagraph"/>
        <w:spacing w:line="360" w:lineRule="auto"/>
        <w:ind w:left="0"/>
        <w:rPr>
          <w:ins w:id="895" w:author="Роман Шарковський" w:date="2023-04-21T15:08:00Z"/>
          <w:rFonts w:eastAsiaTheme="minorEastAsia"/>
          <w:sz w:val="28"/>
          <w:szCs w:val="28"/>
          <w:lang w:val="en-US"/>
        </w:rPr>
      </w:pPr>
    </w:p>
    <w:p w14:paraId="6DA14E17" w14:textId="4EE15DF6" w:rsidR="00492032" w:rsidRDefault="00492032" w:rsidP="00492032">
      <w:pPr>
        <w:pStyle w:val="ListParagraph"/>
        <w:spacing w:line="360" w:lineRule="auto"/>
        <w:ind w:left="0"/>
        <w:rPr>
          <w:ins w:id="896" w:author="Роман Шарковський" w:date="2023-04-21T15:08:00Z"/>
          <w:rFonts w:eastAsiaTheme="minorEastAsia"/>
          <w:sz w:val="28"/>
          <w:szCs w:val="28"/>
        </w:rPr>
      </w:pPr>
      <w:ins w:id="897" w:author="Роман Шарковський" w:date="2023-04-21T15:08:00Z">
        <w:r>
          <w:rPr>
            <w:rFonts w:eastAsiaTheme="minorEastAsia"/>
            <w:sz w:val="28"/>
            <w:szCs w:val="28"/>
          </w:rPr>
          <w:t>Результат виконання коду:</w:t>
        </w:r>
      </w:ins>
    </w:p>
    <w:p w14:paraId="36DE938A" w14:textId="7F7E4F58" w:rsidR="00492032" w:rsidRPr="00492032" w:rsidRDefault="00492032" w:rsidP="00492032">
      <w:pPr>
        <w:pStyle w:val="ListParagraph"/>
        <w:spacing w:line="360" w:lineRule="auto"/>
        <w:ind w:left="0"/>
        <w:jc w:val="center"/>
        <w:rPr>
          <w:ins w:id="898" w:author="Роман Шарковський" w:date="2023-04-21T15:07:00Z"/>
          <w:rFonts w:eastAsiaTheme="minorEastAsia"/>
          <w:sz w:val="28"/>
          <w:szCs w:val="28"/>
          <w:rPrChange w:id="899" w:author="Роман Шарковський" w:date="2023-04-21T15:08:00Z">
            <w:rPr>
              <w:ins w:id="900" w:author="Роман Шарковський" w:date="2023-04-21T15:07:00Z"/>
              <w:rFonts w:eastAsiaTheme="minorEastAsia" w:hint="eastAsia"/>
              <w:sz w:val="28"/>
              <w:szCs w:val="28"/>
              <w:lang w:val="en-US"/>
            </w:rPr>
          </w:rPrChange>
        </w:rPr>
        <w:pPrChange w:id="901" w:author="Роман Шарковський" w:date="2023-04-21T15:08:00Z">
          <w:pPr>
            <w:pStyle w:val="ListParagraph"/>
            <w:spacing w:line="360" w:lineRule="auto"/>
            <w:ind w:left="0"/>
          </w:pPr>
        </w:pPrChange>
      </w:pPr>
      <w:ins w:id="902" w:author="Роман Шарковський" w:date="2023-04-21T15:08:00Z">
        <w:r w:rsidRPr="00492032">
          <w:rPr>
            <w:rFonts w:eastAsiaTheme="minorEastAsia"/>
            <w:sz w:val="28"/>
            <w:szCs w:val="28"/>
          </w:rPr>
          <w:lastRenderedPageBreak/>
          <w:drawing>
            <wp:inline distT="0" distB="0" distL="0" distR="0" wp14:anchorId="2BB6E3D9" wp14:editId="1C1E1006">
              <wp:extent cx="3037840" cy="877305"/>
              <wp:effectExtent l="0" t="0" r="0" b="0"/>
              <wp:docPr id="250" name="Picture 2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49580" cy="8806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0ABB12B" w14:textId="3240A75C" w:rsidR="00492032" w:rsidRPr="00492032" w:rsidRDefault="00492032" w:rsidP="00492032">
      <w:pPr>
        <w:pStyle w:val="ListParagraph"/>
        <w:spacing w:line="360" w:lineRule="auto"/>
        <w:ind w:left="0"/>
        <w:jc w:val="center"/>
        <w:rPr>
          <w:ins w:id="903" w:author="Роман Шарковський" w:date="2023-04-21T08:47:00Z"/>
          <w:rFonts w:eastAsiaTheme="minorEastAsia"/>
          <w:sz w:val="28"/>
          <w:szCs w:val="28"/>
          <w:rPrChange w:id="904" w:author="Роман Шарковський" w:date="2023-04-21T15:09:00Z">
            <w:rPr>
              <w:ins w:id="905" w:author="Роман Шарковський" w:date="2023-04-21T08:47:00Z"/>
              <w:rFonts w:eastAsiaTheme="minorEastAsia"/>
              <w:sz w:val="28"/>
              <w:szCs w:val="28"/>
            </w:rPr>
          </w:rPrChange>
        </w:rPr>
        <w:pPrChange w:id="906" w:author="Роман Шарковський" w:date="2023-04-21T15:09:00Z">
          <w:pPr>
            <w:pStyle w:val="ListParagraph"/>
            <w:numPr>
              <w:numId w:val="76"/>
            </w:numPr>
            <w:spacing w:line="360" w:lineRule="auto"/>
            <w:ind w:left="927" w:hanging="360"/>
          </w:pPr>
        </w:pPrChange>
      </w:pPr>
      <w:ins w:id="907" w:author="Роман Шарковський" w:date="2023-04-21T15:09:00Z">
        <w:r>
          <w:rPr>
            <w:rFonts w:eastAsiaTheme="minorEastAsia"/>
            <w:sz w:val="28"/>
            <w:szCs w:val="28"/>
          </w:rPr>
          <w:t>Рис. 4.1 Результат виконання коду</w:t>
        </w:r>
      </w:ins>
    </w:p>
    <w:p w14:paraId="4A68CCA9" w14:textId="31EDD986" w:rsidR="00492032" w:rsidRDefault="00492032" w:rsidP="00492032">
      <w:pPr>
        <w:pStyle w:val="ListParagraph"/>
        <w:numPr>
          <w:ilvl w:val="0"/>
          <w:numId w:val="76"/>
        </w:numPr>
        <w:spacing w:line="360" w:lineRule="auto"/>
        <w:rPr>
          <w:ins w:id="908" w:author="Роман Шарковський" w:date="2023-04-21T16:15:00Z"/>
          <w:rFonts w:eastAsiaTheme="minorEastAsia"/>
          <w:sz w:val="28"/>
          <w:szCs w:val="28"/>
        </w:rPr>
      </w:pPr>
      <w:ins w:id="909" w:author="Роман Шарковський" w:date="2023-04-21T08:47:00Z">
        <w:r w:rsidRPr="00492032">
          <w:rPr>
            <w:rFonts w:eastAsiaTheme="minorEastAsia"/>
            <w:sz w:val="28"/>
            <w:szCs w:val="28"/>
          </w:rPr>
          <w:t xml:space="preserve">Запросити у користувача число від 0 до 9 та вивести йому </w:t>
        </w:r>
        <w:proofErr w:type="spellStart"/>
        <w:r w:rsidRPr="00492032">
          <w:rPr>
            <w:rFonts w:eastAsiaTheme="minorEastAsia"/>
            <w:sz w:val="28"/>
            <w:szCs w:val="28"/>
          </w:rPr>
          <w:t>спецсимвол</w:t>
        </w:r>
        <w:proofErr w:type="spellEnd"/>
        <w:r w:rsidRPr="00492032">
          <w:rPr>
            <w:rFonts w:eastAsiaTheme="minorEastAsia"/>
            <w:sz w:val="28"/>
            <w:szCs w:val="28"/>
          </w:rPr>
          <w:t xml:space="preserve">, що розташований на цій клавіші (1–!,2-@, 3-# і т. д). </w:t>
        </w:r>
      </w:ins>
    </w:p>
    <w:p w14:paraId="0CBEB6A2" w14:textId="61E8641A" w:rsidR="007E5457" w:rsidRDefault="007E5457" w:rsidP="007E5457">
      <w:pPr>
        <w:spacing w:line="360" w:lineRule="auto"/>
        <w:rPr>
          <w:ins w:id="910" w:author="Роман Шарковський" w:date="2023-04-21T16:19:00Z"/>
          <w:rFonts w:eastAsiaTheme="minorEastAsia"/>
          <w:sz w:val="28"/>
          <w:szCs w:val="28"/>
        </w:rPr>
      </w:pPr>
    </w:p>
    <w:p w14:paraId="7A4783E3" w14:textId="5248EEBC" w:rsidR="007E5457" w:rsidRPr="00B0116F" w:rsidRDefault="007E5457" w:rsidP="007E5457">
      <w:pPr>
        <w:pStyle w:val="ListParagraph"/>
        <w:spacing w:line="360" w:lineRule="auto"/>
        <w:ind w:left="0"/>
        <w:rPr>
          <w:ins w:id="911" w:author="Роман Шарковський" w:date="2023-04-21T16:19:00Z"/>
          <w:rFonts w:eastAsiaTheme="minorEastAsia"/>
          <w:sz w:val="28"/>
          <w:szCs w:val="28"/>
        </w:rPr>
      </w:pPr>
      <w:ins w:id="912" w:author="Роман Шарковський" w:date="2023-04-21T16:19:00Z">
        <w:r>
          <w:rPr>
            <w:rFonts w:eastAsiaTheme="minorEastAsia"/>
            <w:sz w:val="28"/>
            <w:szCs w:val="28"/>
          </w:rPr>
          <w:t xml:space="preserve">Для написання коду </w:t>
        </w:r>
        <w:r>
          <w:rPr>
            <w:rFonts w:eastAsiaTheme="minorEastAsia"/>
            <w:sz w:val="28"/>
            <w:szCs w:val="28"/>
          </w:rPr>
          <w:t xml:space="preserve">знову </w:t>
        </w:r>
        <w:r>
          <w:rPr>
            <w:rFonts w:eastAsiaTheme="minorEastAsia"/>
            <w:sz w:val="28"/>
            <w:szCs w:val="28"/>
          </w:rPr>
          <w:t>було обрано</w:t>
        </w:r>
        <w:r>
          <w:rPr>
            <w:rFonts w:eastAsiaTheme="minorEastAsia"/>
            <w:sz w:val="28"/>
            <w:szCs w:val="28"/>
            <w:lang w:val="en-US"/>
          </w:rPr>
          <w:t xml:space="preserve"> </w:t>
        </w:r>
        <w:r>
          <w:rPr>
            <w:rFonts w:eastAsiaTheme="minorEastAsia"/>
            <w:sz w:val="28"/>
            <w:szCs w:val="28"/>
          </w:rPr>
          <w:t xml:space="preserve">оператор </w:t>
        </w:r>
        <w:r>
          <w:rPr>
            <w:rFonts w:eastAsiaTheme="minorEastAsia"/>
            <w:sz w:val="28"/>
            <w:szCs w:val="28"/>
            <w:lang w:val="en-US"/>
          </w:rPr>
          <w:t xml:space="preserve">switch, </w:t>
        </w:r>
        <w:r>
          <w:rPr>
            <w:rFonts w:eastAsiaTheme="minorEastAsia"/>
            <w:sz w:val="28"/>
            <w:szCs w:val="28"/>
          </w:rPr>
          <w:t>адже ми маємо певну кількість категорій, на які будемо розділяти відповіді.</w:t>
        </w:r>
      </w:ins>
    </w:p>
    <w:p w14:paraId="2EED5526" w14:textId="77777777" w:rsidR="007E5457" w:rsidRDefault="007E5457" w:rsidP="007E5457">
      <w:pPr>
        <w:spacing w:line="360" w:lineRule="auto"/>
        <w:rPr>
          <w:ins w:id="913" w:author="Роман Шарковський" w:date="2023-04-21T16:15:00Z"/>
          <w:rFonts w:eastAsiaTheme="minorEastAsia"/>
          <w:sz w:val="28"/>
          <w:szCs w:val="28"/>
        </w:rPr>
      </w:pPr>
    </w:p>
    <w:p w14:paraId="64E9D348" w14:textId="5D16B324" w:rsidR="007E5457" w:rsidRDefault="007E5457" w:rsidP="007E5457">
      <w:pPr>
        <w:spacing w:line="360" w:lineRule="auto"/>
        <w:rPr>
          <w:ins w:id="914" w:author="Роман Шарковський" w:date="2023-04-21T16:16:00Z"/>
          <w:rFonts w:eastAsiaTheme="minorEastAsia"/>
          <w:sz w:val="28"/>
          <w:szCs w:val="28"/>
        </w:rPr>
      </w:pPr>
      <w:ins w:id="915" w:author="Роман Шарковський" w:date="2023-04-21T16:15:00Z">
        <w:r>
          <w:rPr>
            <w:rFonts w:eastAsiaTheme="minorEastAsia"/>
            <w:sz w:val="28"/>
            <w:szCs w:val="28"/>
          </w:rPr>
          <w:t>Лістинг програми:</w:t>
        </w:r>
      </w:ins>
    </w:p>
    <w:p w14:paraId="67411EA0" w14:textId="77777777" w:rsidR="007E5457" w:rsidRDefault="007E5457" w:rsidP="007E5457">
      <w:pPr>
        <w:pStyle w:val="ListParagraph"/>
        <w:spacing w:line="360" w:lineRule="auto"/>
        <w:ind w:left="0"/>
        <w:rPr>
          <w:ins w:id="916" w:author="Роман Шарковський" w:date="2023-04-21T16:16:00Z"/>
          <w:rFonts w:eastAsiaTheme="minorEastAsia"/>
          <w:sz w:val="28"/>
          <w:szCs w:val="28"/>
          <w:lang w:val="en-US"/>
        </w:rPr>
      </w:pPr>
      <w:ins w:id="917" w:author="Роман Шарковський" w:date="2023-04-21T16:16:00Z">
        <w:r>
          <w:rPr>
            <w:rFonts w:eastAsiaTheme="minorEastAsia"/>
            <w:sz w:val="28"/>
            <w:szCs w:val="28"/>
            <w:lang w:val="en-US"/>
          </w:rPr>
          <w:t>Html:</w:t>
        </w:r>
      </w:ins>
    </w:p>
    <w:p w14:paraId="529F5780" w14:textId="77777777" w:rsidR="007E5457" w:rsidRDefault="007E5457" w:rsidP="007E5457">
      <w:pPr>
        <w:shd w:val="clear" w:color="auto" w:fill="000000"/>
        <w:spacing w:line="285" w:lineRule="atLeast"/>
        <w:rPr>
          <w:ins w:id="918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19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5ECAD4E" w14:textId="77777777" w:rsidR="007E5457" w:rsidRDefault="007E5457" w:rsidP="007E5457">
      <w:pPr>
        <w:shd w:val="clear" w:color="auto" w:fill="000000"/>
        <w:spacing w:line="285" w:lineRule="atLeast"/>
        <w:rPr>
          <w:ins w:id="920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21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3C16114" w14:textId="77777777" w:rsidR="007E5457" w:rsidRDefault="007E5457" w:rsidP="007E5457">
      <w:pPr>
        <w:shd w:val="clear" w:color="auto" w:fill="000000"/>
        <w:spacing w:line="285" w:lineRule="atLeast"/>
        <w:rPr>
          <w:ins w:id="922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23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CB60AA4" w14:textId="77777777" w:rsidR="007E5457" w:rsidRDefault="007E5457" w:rsidP="007E5457">
      <w:pPr>
        <w:shd w:val="clear" w:color="auto" w:fill="000000"/>
        <w:spacing w:line="285" w:lineRule="atLeast"/>
        <w:rPr>
          <w:ins w:id="924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25" w:author="Роман Шарковський" w:date="2023-04-21T16:18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EC30F44" w14:textId="77777777" w:rsidR="007E5457" w:rsidRDefault="007E5457" w:rsidP="007E5457">
      <w:pPr>
        <w:shd w:val="clear" w:color="auto" w:fill="000000"/>
        <w:spacing w:line="285" w:lineRule="atLeast"/>
        <w:rPr>
          <w:ins w:id="926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27" w:author="Роман Шарковський" w:date="2023-04-21T16:18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4.2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C2D8DCE" w14:textId="77777777" w:rsidR="007E5457" w:rsidRDefault="007E5457" w:rsidP="007E5457">
      <w:pPr>
        <w:shd w:val="clear" w:color="auto" w:fill="000000"/>
        <w:spacing w:line="285" w:lineRule="atLeast"/>
        <w:rPr>
          <w:ins w:id="928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29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AA5D31B" w14:textId="77777777" w:rsidR="007E5457" w:rsidRDefault="007E5457" w:rsidP="007E5457">
      <w:pPr>
        <w:shd w:val="clear" w:color="auto" w:fill="000000"/>
        <w:spacing w:line="285" w:lineRule="atLeast"/>
        <w:rPr>
          <w:ins w:id="930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31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6A08048" w14:textId="77777777" w:rsidR="007E5457" w:rsidRDefault="007E5457" w:rsidP="007E5457">
      <w:pPr>
        <w:shd w:val="clear" w:color="auto" w:fill="000000"/>
        <w:spacing w:line="285" w:lineRule="atLeast"/>
        <w:rPr>
          <w:ins w:id="932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33" w:author="Роман Шарковський" w:date="2023-04-21T16:18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Введіть число 0-9: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type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text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6664351" w14:textId="77777777" w:rsidR="007E5457" w:rsidRDefault="007E5457" w:rsidP="007E5457">
      <w:pPr>
        <w:shd w:val="clear" w:color="auto" w:fill="000000"/>
        <w:spacing w:line="285" w:lineRule="atLeast"/>
        <w:rPr>
          <w:ins w:id="934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35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OK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C314941" w14:textId="77777777" w:rsidR="007E5457" w:rsidRDefault="007E5457" w:rsidP="007E5457">
      <w:pPr>
        <w:shd w:val="clear" w:color="auto" w:fill="000000"/>
        <w:spacing w:line="285" w:lineRule="atLeast"/>
        <w:rPr>
          <w:ins w:id="936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37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9D3F962" w14:textId="77777777" w:rsidR="007E5457" w:rsidRDefault="007E5457" w:rsidP="007E5457">
      <w:pPr>
        <w:shd w:val="clear" w:color="auto" w:fill="000000"/>
        <w:spacing w:line="285" w:lineRule="atLeast"/>
        <w:rPr>
          <w:ins w:id="938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39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src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"t4.2 jscode.js"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4131C57" w14:textId="77777777" w:rsidR="007E5457" w:rsidRDefault="007E5457" w:rsidP="007E5457">
      <w:pPr>
        <w:shd w:val="clear" w:color="auto" w:fill="000000"/>
        <w:spacing w:line="285" w:lineRule="atLeast"/>
        <w:rPr>
          <w:ins w:id="940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41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C32F31F" w14:textId="77777777" w:rsidR="007E5457" w:rsidRDefault="007E5457" w:rsidP="007E5457">
      <w:pPr>
        <w:shd w:val="clear" w:color="auto" w:fill="000000"/>
        <w:spacing w:line="285" w:lineRule="atLeast"/>
        <w:rPr>
          <w:ins w:id="942" w:author="Роман Шарковський" w:date="2023-04-21T16:18:00Z"/>
          <w:rFonts w:ascii="Consolas" w:hAnsi="Consolas"/>
          <w:color w:val="FFFFFF"/>
          <w:sz w:val="21"/>
          <w:szCs w:val="21"/>
        </w:rPr>
      </w:pPr>
      <w:ins w:id="943" w:author="Роман Шарковський" w:date="2023-04-21T16:18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AE35C9F" w14:textId="0C6FE00A" w:rsidR="007E5457" w:rsidRDefault="007E5457" w:rsidP="007E5457">
      <w:pPr>
        <w:spacing w:line="360" w:lineRule="auto"/>
        <w:rPr>
          <w:ins w:id="944" w:author="Роман Шарковський" w:date="2023-04-21T16:18:00Z"/>
          <w:rFonts w:eastAsiaTheme="minorEastAsia"/>
          <w:sz w:val="28"/>
          <w:szCs w:val="28"/>
        </w:rPr>
      </w:pPr>
    </w:p>
    <w:p w14:paraId="3AF2A3D1" w14:textId="52FB8F3E" w:rsidR="007E5457" w:rsidRDefault="007E5457" w:rsidP="007E5457">
      <w:pPr>
        <w:spacing w:line="360" w:lineRule="auto"/>
        <w:rPr>
          <w:ins w:id="945" w:author="Роман Шарковський" w:date="2023-04-21T16:20:00Z"/>
          <w:rFonts w:eastAsiaTheme="minorEastAsia"/>
          <w:sz w:val="28"/>
          <w:szCs w:val="28"/>
          <w:lang w:val="en-US"/>
        </w:rPr>
      </w:pPr>
      <w:ins w:id="946" w:author="Роман Шарковський" w:date="2023-04-21T16:18:00Z">
        <w:r>
          <w:rPr>
            <w:rFonts w:eastAsiaTheme="minorEastAsia"/>
            <w:sz w:val="28"/>
            <w:szCs w:val="28"/>
            <w:lang w:val="en-US"/>
          </w:rPr>
          <w:t>Js:</w:t>
        </w:r>
      </w:ins>
    </w:p>
    <w:p w14:paraId="103E083A" w14:textId="77777777" w:rsidR="007E5457" w:rsidRDefault="007E5457" w:rsidP="007E5457">
      <w:pPr>
        <w:shd w:val="clear" w:color="auto" w:fill="000000"/>
        <w:spacing w:line="285" w:lineRule="atLeast"/>
        <w:rPr>
          <w:ins w:id="947" w:author="Роман Шарковський" w:date="2023-04-21T16:20:00Z"/>
          <w:rFonts w:ascii="Consolas" w:hAnsi="Consolas"/>
          <w:color w:val="FFFFFF"/>
          <w:sz w:val="21"/>
          <w:szCs w:val="21"/>
        </w:rPr>
      </w:pPr>
      <w:proofErr w:type="spellStart"/>
      <w:ins w:id="948" w:author="Роман Шарковський" w:date="2023-04-21T16:20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36CE444E" w14:textId="77777777" w:rsidR="007E5457" w:rsidRDefault="007E5457" w:rsidP="007E5457">
      <w:pPr>
        <w:shd w:val="clear" w:color="auto" w:fill="000000"/>
        <w:spacing w:line="285" w:lineRule="atLeast"/>
        <w:rPr>
          <w:ins w:id="949" w:author="Роман Шарковський" w:date="2023-04-21T16:20:00Z"/>
          <w:rFonts w:ascii="Consolas" w:hAnsi="Consolas"/>
          <w:color w:val="FFFFFF"/>
          <w:sz w:val="21"/>
          <w:szCs w:val="21"/>
        </w:rPr>
      </w:pPr>
      <w:proofErr w:type="spellStart"/>
      <w:ins w:id="950" w:author="Роман Шарковський" w:date="2023-04-21T16:20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221F36C2" w14:textId="77777777" w:rsidR="007E5457" w:rsidRDefault="007E5457" w:rsidP="007E5457">
      <w:pPr>
        <w:shd w:val="clear" w:color="auto" w:fill="000000"/>
        <w:spacing w:line="285" w:lineRule="atLeast"/>
        <w:rPr>
          <w:ins w:id="951" w:author="Роман Шарковський" w:date="2023-04-21T16:20:00Z"/>
          <w:rFonts w:ascii="Consolas" w:hAnsi="Consolas"/>
          <w:color w:val="FFFFFF"/>
          <w:sz w:val="21"/>
          <w:szCs w:val="21"/>
        </w:rPr>
      </w:pPr>
      <w:proofErr w:type="spellStart"/>
      <w:ins w:id="952" w:author="Роман Шарковський" w:date="2023-04-21T16:20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228482D3" w14:textId="77777777" w:rsidR="007E5457" w:rsidRDefault="007E5457" w:rsidP="007E5457">
      <w:pPr>
        <w:shd w:val="clear" w:color="auto" w:fill="000000"/>
        <w:spacing w:line="285" w:lineRule="atLeast"/>
        <w:rPr>
          <w:ins w:id="953" w:author="Роман Шарковський" w:date="2023-04-21T16:20:00Z"/>
          <w:rFonts w:ascii="Consolas" w:hAnsi="Consolas"/>
          <w:color w:val="FFFFFF"/>
          <w:sz w:val="21"/>
          <w:szCs w:val="21"/>
        </w:rPr>
      </w:pPr>
    </w:p>
    <w:p w14:paraId="509BA408" w14:textId="77777777" w:rsidR="007E5457" w:rsidRDefault="007E5457" w:rsidP="007E5457">
      <w:pPr>
        <w:shd w:val="clear" w:color="auto" w:fill="000000"/>
        <w:spacing w:line="285" w:lineRule="atLeast"/>
        <w:rPr>
          <w:ins w:id="954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55" w:author="Роман Шарковський" w:date="2023-04-21T16:20:00Z"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addEventListener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click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7DF09667" w14:textId="77777777" w:rsidR="007E5457" w:rsidRDefault="007E5457" w:rsidP="007E5457">
      <w:pPr>
        <w:shd w:val="clear" w:color="auto" w:fill="000000"/>
        <w:spacing w:line="285" w:lineRule="atLeast"/>
        <w:rPr>
          <w:ins w:id="956" w:author="Роман Шарковський" w:date="2023-04-21T16:20:00Z"/>
          <w:rFonts w:ascii="Consolas" w:hAnsi="Consolas"/>
          <w:color w:val="FFFFFF"/>
          <w:sz w:val="21"/>
          <w:szCs w:val="21"/>
        </w:rPr>
      </w:pPr>
    </w:p>
    <w:p w14:paraId="11C6E2E9" w14:textId="77777777" w:rsidR="007E5457" w:rsidRDefault="007E5457" w:rsidP="007E5457">
      <w:pPr>
        <w:shd w:val="clear" w:color="auto" w:fill="000000"/>
        <w:spacing w:line="285" w:lineRule="atLeast"/>
        <w:rPr>
          <w:ins w:id="957" w:author="Роман Шарковський" w:date="2023-04-21T16:20:00Z"/>
          <w:rFonts w:ascii="Consolas" w:hAnsi="Consolas"/>
          <w:color w:val="FFFFFF"/>
          <w:sz w:val="21"/>
          <w:szCs w:val="21"/>
        </w:rPr>
      </w:pPr>
      <w:proofErr w:type="spellStart"/>
      <w:ins w:id="958" w:author="Роман Шарковський" w:date="2023-04-21T16:20:00Z">
        <w:r>
          <w:rPr>
            <w:rFonts w:ascii="Consolas" w:hAnsi="Consolas"/>
            <w:color w:val="569CD6"/>
            <w:sz w:val="21"/>
            <w:szCs w:val="21"/>
          </w:rPr>
          <w:t>function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(){</w:t>
        </w:r>
      </w:ins>
    </w:p>
    <w:p w14:paraId="15FBB0EE" w14:textId="77777777" w:rsidR="007E5457" w:rsidRDefault="007E5457" w:rsidP="007E5457">
      <w:pPr>
        <w:shd w:val="clear" w:color="auto" w:fill="000000"/>
        <w:spacing w:line="285" w:lineRule="atLeast"/>
        <w:rPr>
          <w:ins w:id="959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60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value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73BF5B59" w14:textId="77777777" w:rsidR="007E5457" w:rsidRDefault="007E5457" w:rsidP="007E5457">
      <w:pPr>
        <w:shd w:val="clear" w:color="auto" w:fill="000000"/>
        <w:spacing w:line="285" w:lineRule="atLeast"/>
        <w:rPr>
          <w:ins w:id="961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62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switch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)){</w:t>
        </w:r>
      </w:ins>
    </w:p>
    <w:p w14:paraId="0F204AB7" w14:textId="77777777" w:rsidR="007E5457" w:rsidRDefault="007E5457" w:rsidP="007E5457">
      <w:pPr>
        <w:shd w:val="clear" w:color="auto" w:fill="000000"/>
        <w:spacing w:line="285" w:lineRule="atLeast"/>
        <w:rPr>
          <w:ins w:id="963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64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)"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64DEF8D0" w14:textId="77777777" w:rsidR="007E5457" w:rsidRDefault="007E5457" w:rsidP="007E5457">
      <w:pPr>
        <w:shd w:val="clear" w:color="auto" w:fill="000000"/>
        <w:spacing w:line="285" w:lineRule="atLeast"/>
        <w:rPr>
          <w:ins w:id="965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66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1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!"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58FC3574" w14:textId="77777777" w:rsidR="007E5457" w:rsidRDefault="007E5457" w:rsidP="007E5457">
      <w:pPr>
        <w:shd w:val="clear" w:color="auto" w:fill="000000"/>
        <w:spacing w:line="285" w:lineRule="atLeast"/>
        <w:rPr>
          <w:ins w:id="967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68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2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@"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17B31B69" w14:textId="49430758" w:rsidR="007E5457" w:rsidRDefault="007E5457" w:rsidP="007E5457">
      <w:pPr>
        <w:spacing w:line="360" w:lineRule="auto"/>
        <w:rPr>
          <w:ins w:id="969" w:author="Роман Шарковський" w:date="2023-04-21T16:20:00Z"/>
          <w:rFonts w:eastAsiaTheme="minorEastAsia"/>
          <w:sz w:val="28"/>
          <w:szCs w:val="28"/>
          <w:lang w:val="en-US"/>
        </w:rPr>
      </w:pPr>
    </w:p>
    <w:p w14:paraId="2B7D87D9" w14:textId="09D15140" w:rsidR="007E5457" w:rsidRDefault="007E5457" w:rsidP="007E5457">
      <w:pPr>
        <w:spacing w:line="360" w:lineRule="auto"/>
        <w:rPr>
          <w:ins w:id="970" w:author="Роман Шарковський" w:date="2023-04-21T16:20:00Z"/>
          <w:rFonts w:eastAsiaTheme="minorEastAsia"/>
          <w:sz w:val="28"/>
          <w:szCs w:val="28"/>
          <w:lang w:val="en-US"/>
        </w:rPr>
      </w:pPr>
    </w:p>
    <w:p w14:paraId="77CA9025" w14:textId="77777777" w:rsidR="007E5457" w:rsidRDefault="007E5457" w:rsidP="007E5457">
      <w:pPr>
        <w:shd w:val="clear" w:color="auto" w:fill="000000"/>
        <w:spacing w:line="285" w:lineRule="atLeast"/>
        <w:rPr>
          <w:ins w:id="971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72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lastRenderedPageBreak/>
          <w:t> 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3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№"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3108CE28" w14:textId="77777777" w:rsidR="007E5457" w:rsidRDefault="007E5457" w:rsidP="007E5457">
      <w:pPr>
        <w:shd w:val="clear" w:color="auto" w:fill="000000"/>
        <w:spacing w:line="285" w:lineRule="atLeast"/>
        <w:rPr>
          <w:ins w:id="973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74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4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;"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39D9B1F8" w14:textId="77777777" w:rsidR="007E5457" w:rsidRDefault="007E5457" w:rsidP="007E5457">
      <w:pPr>
        <w:shd w:val="clear" w:color="auto" w:fill="000000"/>
        <w:spacing w:line="285" w:lineRule="atLeast"/>
        <w:rPr>
          <w:ins w:id="975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76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5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%"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6F8D3DF9" w14:textId="77777777" w:rsidR="007E5457" w:rsidRDefault="007E5457" w:rsidP="007E5457">
      <w:pPr>
        <w:shd w:val="clear" w:color="auto" w:fill="000000"/>
        <w:spacing w:line="285" w:lineRule="atLeast"/>
        <w:rPr>
          <w:ins w:id="977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78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6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:"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188F7338" w14:textId="77777777" w:rsidR="007E5457" w:rsidRDefault="007E5457" w:rsidP="007E5457">
      <w:pPr>
        <w:shd w:val="clear" w:color="auto" w:fill="000000"/>
        <w:spacing w:line="285" w:lineRule="atLeast"/>
        <w:rPr>
          <w:ins w:id="979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80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7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?"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5243E543" w14:textId="77777777" w:rsidR="007E5457" w:rsidRDefault="007E5457" w:rsidP="007E5457">
      <w:pPr>
        <w:shd w:val="clear" w:color="auto" w:fill="000000"/>
        <w:spacing w:line="285" w:lineRule="atLeast"/>
        <w:rPr>
          <w:ins w:id="981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82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8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*"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11BF24D8" w14:textId="77777777" w:rsidR="007E5457" w:rsidRDefault="007E5457" w:rsidP="007E5457">
      <w:pPr>
        <w:shd w:val="clear" w:color="auto" w:fill="000000"/>
        <w:spacing w:line="285" w:lineRule="atLeast"/>
        <w:rPr>
          <w:ins w:id="983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84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B5CEA8"/>
            <w:sz w:val="21"/>
            <w:szCs w:val="21"/>
          </w:rPr>
          <w:t>9</w:t>
        </w:r>
        <w:r>
          <w:rPr>
            <w:rFonts w:ascii="Consolas" w:hAnsi="Consolas"/>
            <w:color w:val="FFFFFF"/>
            <w:sz w:val="21"/>
            <w:szCs w:val="21"/>
          </w:rPr>
          <w:t xml:space="preserve">) 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"Символ, що відповідає "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age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CE9178"/>
            <w:sz w:val="21"/>
            <w:szCs w:val="21"/>
          </w:rPr>
          <w:t>" - ("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6CF51C5A" w14:textId="77777777" w:rsidR="007E5457" w:rsidRDefault="007E5457" w:rsidP="007E5457">
      <w:pPr>
        <w:shd w:val="clear" w:color="auto" w:fill="000000"/>
        <w:spacing w:line="285" w:lineRule="atLeast"/>
        <w:rPr>
          <w:ins w:id="985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86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default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"Введіть правильне число!"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124D9725" w14:textId="77777777" w:rsidR="007E5457" w:rsidRDefault="007E5457" w:rsidP="007E5457">
      <w:pPr>
        <w:shd w:val="clear" w:color="auto" w:fill="000000"/>
        <w:spacing w:line="285" w:lineRule="atLeast"/>
        <w:rPr>
          <w:ins w:id="987" w:author="Роман Шарковський" w:date="2023-04-21T16:20:00Z"/>
          <w:rFonts w:ascii="Consolas" w:hAnsi="Consolas"/>
          <w:color w:val="FFFFFF"/>
          <w:sz w:val="21"/>
          <w:szCs w:val="21"/>
        </w:rPr>
      </w:pPr>
      <w:ins w:id="988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>    }    </w:t>
        </w:r>
      </w:ins>
    </w:p>
    <w:p w14:paraId="45AC1007" w14:textId="77777777" w:rsidR="007E5457" w:rsidRPr="007E5457" w:rsidRDefault="007E5457" w:rsidP="007E5457">
      <w:pPr>
        <w:shd w:val="clear" w:color="auto" w:fill="000000"/>
        <w:spacing w:line="285" w:lineRule="atLeast"/>
        <w:rPr>
          <w:ins w:id="989" w:author="Роман Шарковський" w:date="2023-04-21T16:20:00Z"/>
          <w:rFonts w:ascii="Consolas" w:hAnsi="Consolas"/>
          <w:color w:val="FFFFFF"/>
          <w:sz w:val="21"/>
          <w:szCs w:val="21"/>
          <w:lang w:val="en-US"/>
          <w:rPrChange w:id="990" w:author="Роман Шарковський" w:date="2023-04-21T16:54:00Z">
            <w:rPr>
              <w:ins w:id="991" w:author="Роман Шарковський" w:date="2023-04-21T16:20:00Z"/>
              <w:rFonts w:ascii="Consolas" w:hAnsi="Consolas"/>
              <w:color w:val="FFFFFF"/>
              <w:sz w:val="21"/>
              <w:szCs w:val="21"/>
            </w:rPr>
          </w:rPrChange>
        </w:rPr>
      </w:pPr>
      <w:ins w:id="992" w:author="Роман Шарковський" w:date="2023-04-21T16:20:00Z">
        <w:r>
          <w:rPr>
            <w:rFonts w:ascii="Consolas" w:hAnsi="Consolas"/>
            <w:color w:val="FFFFFF"/>
            <w:sz w:val="21"/>
            <w:szCs w:val="21"/>
          </w:rPr>
          <w:t>}</w:t>
        </w:r>
      </w:ins>
    </w:p>
    <w:p w14:paraId="176889DC" w14:textId="726C326D" w:rsidR="007E5457" w:rsidRDefault="007E5457" w:rsidP="007E5457">
      <w:pPr>
        <w:spacing w:line="360" w:lineRule="auto"/>
        <w:rPr>
          <w:ins w:id="993" w:author="Роман Шарковський" w:date="2023-04-21T16:20:00Z"/>
          <w:rFonts w:eastAsiaTheme="minorEastAsia"/>
          <w:sz w:val="28"/>
          <w:szCs w:val="28"/>
          <w:lang w:val="en-US"/>
        </w:rPr>
      </w:pPr>
    </w:p>
    <w:p w14:paraId="3BD7650D" w14:textId="43C160C4" w:rsidR="007E5457" w:rsidRDefault="007E5457" w:rsidP="007E5457">
      <w:pPr>
        <w:spacing w:line="360" w:lineRule="auto"/>
        <w:rPr>
          <w:ins w:id="994" w:author="Роман Шарковський" w:date="2023-04-21T16:21:00Z"/>
          <w:rFonts w:eastAsiaTheme="minorEastAsia"/>
          <w:sz w:val="28"/>
          <w:szCs w:val="28"/>
        </w:rPr>
      </w:pPr>
      <w:ins w:id="995" w:author="Роман Шарковський" w:date="2023-04-21T16:20:00Z">
        <w:r>
          <w:rPr>
            <w:rFonts w:eastAsiaTheme="minorEastAsia"/>
            <w:sz w:val="28"/>
            <w:szCs w:val="28"/>
          </w:rPr>
          <w:t>Результат виконання коду:</w:t>
        </w:r>
      </w:ins>
    </w:p>
    <w:p w14:paraId="6CAA1D50" w14:textId="5533654C" w:rsidR="007E5457" w:rsidRDefault="007E5457" w:rsidP="007E5457">
      <w:pPr>
        <w:spacing w:line="360" w:lineRule="auto"/>
        <w:rPr>
          <w:ins w:id="996" w:author="Роман Шарковський" w:date="2023-04-21T16:21:00Z"/>
          <w:rFonts w:eastAsiaTheme="minorEastAsia"/>
          <w:sz w:val="28"/>
          <w:szCs w:val="28"/>
        </w:rPr>
      </w:pPr>
    </w:p>
    <w:p w14:paraId="2FC1E95B" w14:textId="0D2B9559" w:rsidR="007E5457" w:rsidRDefault="007E5457" w:rsidP="007E5457">
      <w:pPr>
        <w:spacing w:line="360" w:lineRule="auto"/>
        <w:jc w:val="center"/>
        <w:rPr>
          <w:ins w:id="997" w:author="Роман Шарковський" w:date="2023-04-21T16:21:00Z"/>
          <w:rFonts w:eastAsiaTheme="minorEastAsia"/>
          <w:sz w:val="28"/>
          <w:szCs w:val="28"/>
        </w:rPr>
      </w:pPr>
      <w:ins w:id="998" w:author="Роман Шарковський" w:date="2023-04-21T16:21:00Z">
        <w:r w:rsidRPr="007E5457">
          <w:rPr>
            <w:rFonts w:eastAsiaTheme="minorEastAsia"/>
            <w:sz w:val="28"/>
            <w:szCs w:val="28"/>
          </w:rPr>
          <w:drawing>
            <wp:inline distT="0" distB="0" distL="0" distR="0" wp14:anchorId="7280B87E" wp14:editId="03451B0E">
              <wp:extent cx="2310765" cy="747433"/>
              <wp:effectExtent l="0" t="0" r="0" b="0"/>
              <wp:docPr id="251" name="Picture 2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14988" cy="7487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C0D1FB8" w14:textId="649875DA" w:rsidR="007E5457" w:rsidRDefault="007E5457" w:rsidP="007E5457">
      <w:pPr>
        <w:spacing w:line="360" w:lineRule="auto"/>
        <w:jc w:val="center"/>
        <w:rPr>
          <w:ins w:id="999" w:author="Роман Шарковський" w:date="2023-04-21T16:21:00Z"/>
          <w:rFonts w:eastAsiaTheme="minorEastAsia"/>
          <w:sz w:val="28"/>
          <w:szCs w:val="28"/>
        </w:rPr>
      </w:pPr>
      <w:ins w:id="1000" w:author="Роман Шарковський" w:date="2023-04-21T16:21:00Z">
        <w:r>
          <w:rPr>
            <w:rFonts w:eastAsiaTheme="minorEastAsia"/>
            <w:sz w:val="28"/>
            <w:szCs w:val="28"/>
          </w:rPr>
          <w:t>Рис. 4.2 Результат виконання коду</w:t>
        </w:r>
      </w:ins>
    </w:p>
    <w:p w14:paraId="54705856" w14:textId="77777777" w:rsidR="007E5457" w:rsidRPr="007E5457" w:rsidRDefault="007E5457" w:rsidP="007E5457">
      <w:pPr>
        <w:spacing w:line="360" w:lineRule="auto"/>
        <w:rPr>
          <w:ins w:id="1001" w:author="Роман Шарковський" w:date="2023-04-21T08:48:00Z"/>
          <w:rFonts w:eastAsiaTheme="minorEastAsia"/>
          <w:sz w:val="28"/>
          <w:szCs w:val="28"/>
          <w:lang w:val="en-US"/>
          <w:rPrChange w:id="1002" w:author="Роман Шарковський" w:date="2023-04-21T16:18:00Z">
            <w:rPr>
              <w:ins w:id="1003" w:author="Роман Шарковський" w:date="2023-04-21T08:48:00Z"/>
              <w:rFonts w:eastAsiaTheme="minorEastAsia"/>
            </w:rPr>
          </w:rPrChange>
        </w:rPr>
        <w:pPrChange w:id="1004" w:author="Роман Шарковський" w:date="2023-04-21T16:15:00Z">
          <w:pPr>
            <w:pStyle w:val="ListParagraph"/>
            <w:numPr>
              <w:numId w:val="76"/>
            </w:numPr>
            <w:spacing w:line="360" w:lineRule="auto"/>
            <w:ind w:left="927" w:hanging="360"/>
          </w:pPr>
        </w:pPrChange>
      </w:pPr>
    </w:p>
    <w:p w14:paraId="77FBE61F" w14:textId="36446B82" w:rsidR="00492032" w:rsidRDefault="00492032" w:rsidP="00492032">
      <w:pPr>
        <w:pStyle w:val="ListParagraph"/>
        <w:numPr>
          <w:ilvl w:val="0"/>
          <w:numId w:val="76"/>
        </w:numPr>
        <w:spacing w:line="360" w:lineRule="auto"/>
        <w:rPr>
          <w:ins w:id="1005" w:author="Роман Шарковський" w:date="2023-04-21T16:22:00Z"/>
          <w:rFonts w:eastAsiaTheme="minorEastAsia"/>
          <w:sz w:val="28"/>
          <w:szCs w:val="28"/>
        </w:rPr>
      </w:pPr>
      <w:ins w:id="1006" w:author="Роман Шарковський" w:date="2023-04-21T08:47:00Z">
        <w:r w:rsidRPr="00492032">
          <w:rPr>
            <w:rFonts w:eastAsiaTheme="minorEastAsia"/>
            <w:sz w:val="28"/>
            <w:szCs w:val="28"/>
          </w:rPr>
          <w:t>Запитати у користувача рік і перевірити, чи високосний він чи ні. Високосний рік або кратний 400, або кратний 4 і при цьому не кратний 100.</w:t>
        </w:r>
      </w:ins>
    </w:p>
    <w:p w14:paraId="79DD3CC1" w14:textId="730D2C7C" w:rsidR="007E5457" w:rsidRDefault="007E5457" w:rsidP="007E5457">
      <w:pPr>
        <w:spacing w:line="360" w:lineRule="auto"/>
        <w:rPr>
          <w:ins w:id="1007" w:author="Роман Шарковський" w:date="2023-04-21T16:23:00Z"/>
          <w:rFonts w:eastAsiaTheme="minorEastAsia"/>
          <w:sz w:val="28"/>
          <w:szCs w:val="28"/>
        </w:rPr>
      </w:pPr>
    </w:p>
    <w:p w14:paraId="5B707AB2" w14:textId="3A199331" w:rsidR="007E5457" w:rsidRDefault="007E5457" w:rsidP="007E5457">
      <w:pPr>
        <w:spacing w:line="360" w:lineRule="auto"/>
        <w:rPr>
          <w:ins w:id="1008" w:author="Роман Шарковський" w:date="2023-04-21T16:55:00Z"/>
          <w:rFonts w:eastAsiaTheme="minorEastAsia"/>
          <w:sz w:val="28"/>
          <w:szCs w:val="28"/>
        </w:rPr>
      </w:pPr>
      <w:ins w:id="1009" w:author="Роман Шарковський" w:date="2023-04-21T16:51:00Z">
        <w:r>
          <w:rPr>
            <w:rFonts w:eastAsiaTheme="minorEastAsia"/>
            <w:sz w:val="28"/>
            <w:szCs w:val="28"/>
          </w:rPr>
          <w:t xml:space="preserve">Для цього </w:t>
        </w:r>
      </w:ins>
      <w:ins w:id="1010" w:author="Роман Шарковський" w:date="2023-04-21T16:52:00Z">
        <w:r>
          <w:rPr>
            <w:rFonts w:eastAsiaTheme="minorEastAsia"/>
            <w:sz w:val="28"/>
            <w:szCs w:val="28"/>
          </w:rPr>
          <w:t xml:space="preserve">завдання було обрано оператор розгалуження </w:t>
        </w:r>
        <w:r>
          <w:rPr>
            <w:rFonts w:eastAsiaTheme="minorEastAsia"/>
            <w:sz w:val="28"/>
            <w:szCs w:val="28"/>
            <w:lang w:val="en-US"/>
          </w:rPr>
          <w:t xml:space="preserve">if, </w:t>
        </w:r>
      </w:ins>
      <w:ins w:id="1011" w:author="Роман Шарковський" w:date="2023-04-21T16:54:00Z">
        <w:r>
          <w:rPr>
            <w:rFonts w:eastAsiaTheme="minorEastAsia"/>
            <w:sz w:val="28"/>
            <w:szCs w:val="28"/>
          </w:rPr>
          <w:t>бо код передбачає розгалуженн</w:t>
        </w:r>
      </w:ins>
      <w:ins w:id="1012" w:author="Роман Шарковський" w:date="2023-04-21T16:55:00Z">
        <w:r>
          <w:rPr>
            <w:rFonts w:eastAsiaTheme="minorEastAsia"/>
            <w:sz w:val="28"/>
            <w:szCs w:val="28"/>
          </w:rPr>
          <w:t>я на два рішення – високосний та невисокосний рік.</w:t>
        </w:r>
      </w:ins>
    </w:p>
    <w:p w14:paraId="02308730" w14:textId="77777777" w:rsidR="007E5457" w:rsidRPr="007E5457" w:rsidRDefault="007E5457" w:rsidP="007E5457">
      <w:pPr>
        <w:spacing w:line="360" w:lineRule="auto"/>
        <w:rPr>
          <w:ins w:id="1013" w:author="Роман Шарковський" w:date="2023-04-21T16:22:00Z"/>
          <w:rFonts w:eastAsiaTheme="minorEastAsia"/>
          <w:sz w:val="28"/>
          <w:szCs w:val="28"/>
          <w:rPrChange w:id="1014" w:author="Роман Шарковський" w:date="2023-04-21T16:54:00Z">
            <w:rPr>
              <w:ins w:id="1015" w:author="Роман Шарковський" w:date="2023-04-21T16:22:00Z"/>
              <w:rFonts w:eastAsiaTheme="minorEastAsia"/>
              <w:sz w:val="28"/>
              <w:szCs w:val="28"/>
            </w:rPr>
          </w:rPrChange>
        </w:rPr>
      </w:pPr>
    </w:p>
    <w:p w14:paraId="78263318" w14:textId="5B137FC6" w:rsidR="007E5457" w:rsidRDefault="007E5457" w:rsidP="007E5457">
      <w:pPr>
        <w:spacing w:line="360" w:lineRule="auto"/>
        <w:rPr>
          <w:ins w:id="1016" w:author="Роман Шарковський" w:date="2023-04-21T16:22:00Z"/>
          <w:rFonts w:eastAsiaTheme="minorEastAsia"/>
          <w:sz w:val="28"/>
          <w:szCs w:val="28"/>
        </w:rPr>
      </w:pPr>
      <w:ins w:id="1017" w:author="Роман Шарковський" w:date="2023-04-21T16:22:00Z">
        <w:r>
          <w:rPr>
            <w:rFonts w:eastAsiaTheme="minorEastAsia"/>
            <w:sz w:val="28"/>
            <w:szCs w:val="28"/>
          </w:rPr>
          <w:t>Лістинг програми:</w:t>
        </w:r>
      </w:ins>
    </w:p>
    <w:p w14:paraId="1619B3A3" w14:textId="72C52CDE" w:rsidR="007E5457" w:rsidRDefault="007E5457" w:rsidP="007E5457">
      <w:pPr>
        <w:spacing w:line="360" w:lineRule="auto"/>
        <w:rPr>
          <w:ins w:id="1018" w:author="Роман Шарковський" w:date="2023-04-21T16:55:00Z"/>
          <w:rFonts w:eastAsiaTheme="minorEastAsia"/>
          <w:sz w:val="28"/>
          <w:szCs w:val="28"/>
          <w:lang w:val="en-US"/>
        </w:rPr>
      </w:pPr>
      <w:ins w:id="1019" w:author="Роман Шарковський" w:date="2023-04-21T16:55:00Z">
        <w:r>
          <w:rPr>
            <w:rFonts w:eastAsiaTheme="minorEastAsia"/>
            <w:sz w:val="28"/>
            <w:szCs w:val="28"/>
            <w:lang w:val="en-US"/>
          </w:rPr>
          <w:t>html:</w:t>
        </w:r>
      </w:ins>
    </w:p>
    <w:p w14:paraId="2B586D83" w14:textId="77777777" w:rsidR="007E5457" w:rsidRDefault="007E5457" w:rsidP="007E5457">
      <w:pPr>
        <w:shd w:val="clear" w:color="auto" w:fill="000000"/>
        <w:spacing w:line="285" w:lineRule="atLeast"/>
        <w:rPr>
          <w:ins w:id="1020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21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A6E07D6" w14:textId="77777777" w:rsidR="007E5457" w:rsidRDefault="007E5457" w:rsidP="007E5457">
      <w:pPr>
        <w:shd w:val="clear" w:color="auto" w:fill="000000"/>
        <w:spacing w:line="285" w:lineRule="atLeast"/>
        <w:rPr>
          <w:ins w:id="1022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23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A2FA75B" w14:textId="77777777" w:rsidR="007E5457" w:rsidRDefault="007E5457" w:rsidP="007E5457">
      <w:pPr>
        <w:shd w:val="clear" w:color="auto" w:fill="000000"/>
        <w:spacing w:line="285" w:lineRule="atLeast"/>
        <w:rPr>
          <w:ins w:id="1024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25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1344FC2" w14:textId="77777777" w:rsidR="007E5457" w:rsidRDefault="007E5457" w:rsidP="007E5457">
      <w:pPr>
        <w:shd w:val="clear" w:color="auto" w:fill="000000"/>
        <w:spacing w:line="285" w:lineRule="atLeast"/>
        <w:rPr>
          <w:ins w:id="1026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27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EE4AF6E" w14:textId="77777777" w:rsidR="007E5457" w:rsidRDefault="007E5457" w:rsidP="007E5457">
      <w:pPr>
        <w:shd w:val="clear" w:color="auto" w:fill="000000"/>
        <w:spacing w:line="285" w:lineRule="atLeast"/>
        <w:rPr>
          <w:ins w:id="1028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29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4.3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62ABC4A" w14:textId="77777777" w:rsidR="007E5457" w:rsidRDefault="007E5457" w:rsidP="007E5457">
      <w:pPr>
        <w:shd w:val="clear" w:color="auto" w:fill="000000"/>
        <w:spacing w:line="285" w:lineRule="atLeast"/>
        <w:rPr>
          <w:ins w:id="1030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31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0865EF6" w14:textId="77777777" w:rsidR="007E5457" w:rsidRDefault="007E5457" w:rsidP="007E5457">
      <w:pPr>
        <w:shd w:val="clear" w:color="auto" w:fill="000000"/>
        <w:spacing w:line="285" w:lineRule="atLeast"/>
        <w:rPr>
          <w:ins w:id="1032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33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DF5FBC8" w14:textId="77777777" w:rsidR="007E5457" w:rsidRDefault="007E5457" w:rsidP="007E5457">
      <w:pPr>
        <w:shd w:val="clear" w:color="auto" w:fill="000000"/>
        <w:spacing w:line="285" w:lineRule="atLeast"/>
        <w:rPr>
          <w:ins w:id="1034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35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Введіть рік: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type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text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606C93D" w14:textId="2D63113D" w:rsidR="007E5457" w:rsidRDefault="007E5457" w:rsidP="007E5457">
      <w:pPr>
        <w:spacing w:line="360" w:lineRule="auto"/>
        <w:rPr>
          <w:ins w:id="1036" w:author="Роман Шарковський" w:date="2023-04-21T16:58:00Z"/>
          <w:rFonts w:eastAsiaTheme="minorEastAsia"/>
          <w:sz w:val="28"/>
          <w:szCs w:val="28"/>
          <w:lang w:val="en-US"/>
        </w:rPr>
      </w:pPr>
    </w:p>
    <w:p w14:paraId="7F17D11F" w14:textId="77777777" w:rsidR="007E5457" w:rsidRDefault="007E5457" w:rsidP="007E5457">
      <w:pPr>
        <w:shd w:val="clear" w:color="auto" w:fill="000000"/>
        <w:spacing w:line="285" w:lineRule="atLeast"/>
        <w:rPr>
          <w:ins w:id="1037" w:author="Роман Шарковський" w:date="2023-04-21T16:58:00Z"/>
          <w:rFonts w:eastAsiaTheme="minorEastAsia"/>
          <w:sz w:val="28"/>
          <w:szCs w:val="28"/>
          <w:lang w:val="en-US"/>
        </w:rPr>
      </w:pPr>
    </w:p>
    <w:p w14:paraId="01282B02" w14:textId="270B7F1A" w:rsidR="007E5457" w:rsidRDefault="007E5457" w:rsidP="007E5457">
      <w:pPr>
        <w:shd w:val="clear" w:color="auto" w:fill="000000"/>
        <w:spacing w:line="285" w:lineRule="atLeast"/>
        <w:rPr>
          <w:ins w:id="1038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39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OK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D06ACFD" w14:textId="77777777" w:rsidR="007E5457" w:rsidRDefault="007E5457" w:rsidP="007E5457">
      <w:pPr>
        <w:shd w:val="clear" w:color="auto" w:fill="000000"/>
        <w:spacing w:line="285" w:lineRule="atLeast"/>
        <w:rPr>
          <w:ins w:id="1040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41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4275625" w14:textId="77777777" w:rsidR="007E5457" w:rsidRDefault="007E5457" w:rsidP="007E5457">
      <w:pPr>
        <w:shd w:val="clear" w:color="auto" w:fill="000000"/>
        <w:spacing w:line="285" w:lineRule="atLeast"/>
        <w:rPr>
          <w:ins w:id="1042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43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src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"t4.3 jscode.js"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420756C" w14:textId="77777777" w:rsidR="007E5457" w:rsidRDefault="007E5457" w:rsidP="007E5457">
      <w:pPr>
        <w:shd w:val="clear" w:color="auto" w:fill="000000"/>
        <w:spacing w:line="285" w:lineRule="atLeast"/>
        <w:rPr>
          <w:ins w:id="1044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45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C45A1FA" w14:textId="77777777" w:rsidR="007E5457" w:rsidRDefault="007E5457" w:rsidP="007E5457">
      <w:pPr>
        <w:shd w:val="clear" w:color="auto" w:fill="000000"/>
        <w:spacing w:line="285" w:lineRule="atLeast"/>
        <w:rPr>
          <w:ins w:id="1046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47" w:author="Роман Шарковський" w:date="2023-04-21T16:56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CA18906" w14:textId="00AAEB86" w:rsidR="007E5457" w:rsidRDefault="007E5457" w:rsidP="007E5457">
      <w:pPr>
        <w:spacing w:line="360" w:lineRule="auto"/>
        <w:rPr>
          <w:ins w:id="1048" w:author="Роман Шарковський" w:date="2023-04-21T16:56:00Z"/>
          <w:rFonts w:eastAsiaTheme="minorEastAsia"/>
          <w:sz w:val="28"/>
          <w:szCs w:val="28"/>
          <w:lang w:val="en-US"/>
        </w:rPr>
      </w:pPr>
    </w:p>
    <w:p w14:paraId="381A305F" w14:textId="57D0CDEA" w:rsidR="007E5457" w:rsidRDefault="007E5457" w:rsidP="007E5457">
      <w:pPr>
        <w:spacing w:line="360" w:lineRule="auto"/>
        <w:rPr>
          <w:ins w:id="1049" w:author="Роман Шарковський" w:date="2023-04-21T16:56:00Z"/>
          <w:rFonts w:eastAsiaTheme="minorEastAsia"/>
          <w:sz w:val="28"/>
          <w:szCs w:val="28"/>
          <w:lang w:val="en-US"/>
        </w:rPr>
      </w:pPr>
      <w:proofErr w:type="spellStart"/>
      <w:ins w:id="1050" w:author="Роман Шарковський" w:date="2023-04-21T16:56:00Z">
        <w:r>
          <w:rPr>
            <w:rFonts w:eastAsiaTheme="minorEastAsia"/>
            <w:sz w:val="28"/>
            <w:szCs w:val="28"/>
            <w:lang w:val="en-US"/>
          </w:rPr>
          <w:t>js</w:t>
        </w:r>
        <w:proofErr w:type="spellEnd"/>
        <w:r>
          <w:rPr>
            <w:rFonts w:eastAsiaTheme="minorEastAsia"/>
            <w:sz w:val="28"/>
            <w:szCs w:val="28"/>
            <w:lang w:val="en-US"/>
          </w:rPr>
          <w:t xml:space="preserve">: </w:t>
        </w:r>
      </w:ins>
    </w:p>
    <w:p w14:paraId="3E9779E8" w14:textId="77777777" w:rsidR="007E5457" w:rsidRDefault="007E5457" w:rsidP="007E5457">
      <w:pPr>
        <w:shd w:val="clear" w:color="auto" w:fill="000000"/>
        <w:spacing w:line="285" w:lineRule="atLeast"/>
        <w:rPr>
          <w:ins w:id="1051" w:author="Роман Шарковський" w:date="2023-04-21T16:56:00Z"/>
          <w:rFonts w:ascii="Consolas" w:hAnsi="Consolas"/>
          <w:color w:val="FFFFFF"/>
          <w:sz w:val="21"/>
          <w:szCs w:val="21"/>
        </w:rPr>
      </w:pPr>
      <w:proofErr w:type="spellStart"/>
      <w:ins w:id="1052" w:author="Роман Шарковський" w:date="2023-04-21T16:56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542C99DD" w14:textId="77777777" w:rsidR="007E5457" w:rsidRDefault="007E5457" w:rsidP="007E5457">
      <w:pPr>
        <w:shd w:val="clear" w:color="auto" w:fill="000000"/>
        <w:spacing w:line="285" w:lineRule="atLeast"/>
        <w:rPr>
          <w:ins w:id="1053" w:author="Роман Шарковський" w:date="2023-04-21T16:56:00Z"/>
          <w:rFonts w:ascii="Consolas" w:hAnsi="Consolas"/>
          <w:color w:val="FFFFFF"/>
          <w:sz w:val="21"/>
          <w:szCs w:val="21"/>
        </w:rPr>
      </w:pPr>
      <w:proofErr w:type="spellStart"/>
      <w:ins w:id="1054" w:author="Роман Шарковський" w:date="2023-04-21T16:56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4E17924B" w14:textId="77777777" w:rsidR="007E5457" w:rsidRDefault="007E5457" w:rsidP="007E5457">
      <w:pPr>
        <w:shd w:val="clear" w:color="auto" w:fill="000000"/>
        <w:spacing w:line="285" w:lineRule="atLeast"/>
        <w:rPr>
          <w:ins w:id="1055" w:author="Роман Шарковський" w:date="2023-04-21T16:56:00Z"/>
          <w:rFonts w:ascii="Consolas" w:hAnsi="Consolas"/>
          <w:color w:val="FFFFFF"/>
          <w:sz w:val="21"/>
          <w:szCs w:val="21"/>
        </w:rPr>
      </w:pPr>
      <w:proofErr w:type="spellStart"/>
      <w:ins w:id="1056" w:author="Роман Шарковський" w:date="2023-04-21T16:56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79542D5F" w14:textId="77777777" w:rsidR="007E5457" w:rsidRDefault="007E5457" w:rsidP="007E5457">
      <w:pPr>
        <w:shd w:val="clear" w:color="auto" w:fill="000000"/>
        <w:spacing w:line="285" w:lineRule="atLeast"/>
        <w:rPr>
          <w:ins w:id="1057" w:author="Роман Шарковський" w:date="2023-04-21T16:56:00Z"/>
          <w:rFonts w:ascii="Consolas" w:hAnsi="Consolas"/>
          <w:color w:val="FFFFFF"/>
          <w:sz w:val="21"/>
          <w:szCs w:val="21"/>
        </w:rPr>
      </w:pPr>
    </w:p>
    <w:p w14:paraId="2D5D8575" w14:textId="77777777" w:rsidR="007E5457" w:rsidRDefault="007E5457" w:rsidP="007E5457">
      <w:pPr>
        <w:shd w:val="clear" w:color="auto" w:fill="000000"/>
        <w:spacing w:line="285" w:lineRule="atLeast"/>
        <w:rPr>
          <w:ins w:id="1058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59" w:author="Роман Шарковський" w:date="2023-04-21T16:56:00Z"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addEventListener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click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77D59B5D" w14:textId="77777777" w:rsidR="007E5457" w:rsidRDefault="007E5457" w:rsidP="007E5457">
      <w:pPr>
        <w:shd w:val="clear" w:color="auto" w:fill="000000"/>
        <w:spacing w:line="285" w:lineRule="atLeast"/>
        <w:rPr>
          <w:ins w:id="1060" w:author="Роман Шарковський" w:date="2023-04-21T16:56:00Z"/>
          <w:rFonts w:ascii="Consolas" w:hAnsi="Consolas"/>
          <w:color w:val="FFFFFF"/>
          <w:sz w:val="21"/>
          <w:szCs w:val="21"/>
        </w:rPr>
      </w:pPr>
    </w:p>
    <w:p w14:paraId="58B63206" w14:textId="77777777" w:rsidR="007E5457" w:rsidRDefault="007E5457" w:rsidP="007E5457">
      <w:pPr>
        <w:shd w:val="clear" w:color="auto" w:fill="000000"/>
        <w:spacing w:line="285" w:lineRule="atLeast"/>
        <w:rPr>
          <w:ins w:id="1061" w:author="Роман Шарковський" w:date="2023-04-21T16:56:00Z"/>
          <w:rFonts w:ascii="Consolas" w:hAnsi="Consolas"/>
          <w:color w:val="FFFFFF"/>
          <w:sz w:val="21"/>
          <w:szCs w:val="21"/>
        </w:rPr>
      </w:pPr>
      <w:proofErr w:type="spellStart"/>
      <w:ins w:id="1062" w:author="Роман Шарковський" w:date="2023-04-21T16:56:00Z">
        <w:r>
          <w:rPr>
            <w:rFonts w:ascii="Consolas" w:hAnsi="Consolas"/>
            <w:color w:val="569CD6"/>
            <w:sz w:val="21"/>
            <w:szCs w:val="21"/>
          </w:rPr>
          <w:t>function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(){</w:t>
        </w:r>
      </w:ins>
    </w:p>
    <w:p w14:paraId="60A9F81B" w14:textId="77777777" w:rsidR="007E5457" w:rsidRDefault="007E5457" w:rsidP="007E5457">
      <w:pPr>
        <w:shd w:val="clear" w:color="auto" w:fill="000000"/>
        <w:spacing w:line="285" w:lineRule="atLeast"/>
        <w:rPr>
          <w:ins w:id="1063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64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value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739FFB2C" w14:textId="77777777" w:rsidR="007E5457" w:rsidRDefault="007E5457" w:rsidP="007E5457">
      <w:pPr>
        <w:shd w:val="clear" w:color="auto" w:fill="000000"/>
        <w:spacing w:line="285" w:lineRule="atLeast"/>
        <w:rPr>
          <w:ins w:id="1065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66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>){</w:t>
        </w:r>
      </w:ins>
    </w:p>
    <w:p w14:paraId="5B73BF3E" w14:textId="77777777" w:rsidR="007E5457" w:rsidRDefault="007E5457" w:rsidP="007E5457">
      <w:pPr>
        <w:shd w:val="clear" w:color="auto" w:fill="000000"/>
        <w:spacing w:line="285" w:lineRule="atLeast"/>
        <w:rPr>
          <w:ins w:id="1067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68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"Помилка, введіть правильне значення!"</w:t>
        </w:r>
      </w:ins>
    </w:p>
    <w:p w14:paraId="027C9BE6" w14:textId="77777777" w:rsidR="007E5457" w:rsidRDefault="007E5457" w:rsidP="007E5457">
      <w:pPr>
        <w:shd w:val="clear" w:color="auto" w:fill="000000"/>
        <w:spacing w:line="285" w:lineRule="atLeast"/>
        <w:rPr>
          <w:ins w:id="1069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70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>    }</w:t>
        </w:r>
      </w:ins>
    </w:p>
    <w:p w14:paraId="01756907" w14:textId="77777777" w:rsidR="007E5457" w:rsidRDefault="007E5457" w:rsidP="007E5457">
      <w:pPr>
        <w:shd w:val="clear" w:color="auto" w:fill="000000"/>
        <w:spacing w:line="285" w:lineRule="atLeast"/>
        <w:rPr>
          <w:ins w:id="1071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72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{</w:t>
        </w:r>
      </w:ins>
    </w:p>
    <w:p w14:paraId="104AD3F1" w14:textId="77777777" w:rsidR="007E5457" w:rsidRDefault="007E5457" w:rsidP="007E5457">
      <w:pPr>
        <w:shd w:val="clear" w:color="auto" w:fill="000000"/>
        <w:spacing w:line="285" w:lineRule="atLeast"/>
        <w:rPr>
          <w:ins w:id="1073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74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9CDCFE"/>
            <w:sz w:val="21"/>
            <w:szCs w:val="21"/>
          </w:rPr>
          <w:t>year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400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&amp;&amp;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year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!=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 xml:space="preserve">  </w:t>
        </w:r>
        <w:r>
          <w:rPr>
            <w:rFonts w:ascii="Consolas" w:hAnsi="Consolas"/>
            <w:color w:val="D4D4D4"/>
            <w:sz w:val="21"/>
            <w:szCs w:val="21"/>
          </w:rPr>
          <w:t>||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year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4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&amp;&amp;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year</w:t>
        </w:r>
        <w:r>
          <w:rPr>
            <w:rFonts w:ascii="Consolas" w:hAnsi="Consolas"/>
            <w:color w:val="D4D4D4"/>
            <w:sz w:val="21"/>
            <w:szCs w:val="21"/>
          </w:rPr>
          <w:t>%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!=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 xml:space="preserve">  ){</w:t>
        </w:r>
      </w:ins>
    </w:p>
    <w:p w14:paraId="21B176F9" w14:textId="77777777" w:rsidR="007E5457" w:rsidRDefault="007E5457" w:rsidP="007E5457">
      <w:pPr>
        <w:shd w:val="clear" w:color="auto" w:fill="000000"/>
        <w:spacing w:line="285" w:lineRule="atLeast"/>
        <w:rPr>
          <w:ins w:id="1075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76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 є високосним роком"</w:t>
        </w:r>
      </w:ins>
    </w:p>
    <w:p w14:paraId="302DFE8A" w14:textId="77777777" w:rsidR="007E5457" w:rsidRDefault="007E5457" w:rsidP="007E5457">
      <w:pPr>
        <w:shd w:val="clear" w:color="auto" w:fill="000000"/>
        <w:spacing w:line="285" w:lineRule="atLeast"/>
        <w:rPr>
          <w:ins w:id="1077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78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6F8AB624" w14:textId="77777777" w:rsidR="007E5457" w:rsidRDefault="007E5457" w:rsidP="007E5457">
      <w:pPr>
        <w:shd w:val="clear" w:color="auto" w:fill="000000"/>
        <w:spacing w:line="285" w:lineRule="atLeast"/>
        <w:rPr>
          <w:ins w:id="1079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80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else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{</w:t>
        </w:r>
      </w:ins>
    </w:p>
    <w:p w14:paraId="377A8441" w14:textId="77777777" w:rsidR="007E5457" w:rsidRDefault="007E5457" w:rsidP="007E5457">
      <w:pPr>
        <w:shd w:val="clear" w:color="auto" w:fill="000000"/>
        <w:spacing w:line="285" w:lineRule="atLeast"/>
        <w:rPr>
          <w:ins w:id="1081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82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year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 не є високосним роком"</w:t>
        </w:r>
      </w:ins>
    </w:p>
    <w:p w14:paraId="72309125" w14:textId="77777777" w:rsidR="007E5457" w:rsidRDefault="007E5457" w:rsidP="007E5457">
      <w:pPr>
        <w:shd w:val="clear" w:color="auto" w:fill="000000"/>
        <w:spacing w:line="285" w:lineRule="atLeast"/>
        <w:rPr>
          <w:ins w:id="1083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84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>        }</w:t>
        </w:r>
      </w:ins>
    </w:p>
    <w:p w14:paraId="4C3D28FC" w14:textId="77777777" w:rsidR="007E5457" w:rsidRDefault="007E5457" w:rsidP="007E5457">
      <w:pPr>
        <w:shd w:val="clear" w:color="auto" w:fill="000000"/>
        <w:spacing w:line="285" w:lineRule="atLeast"/>
        <w:rPr>
          <w:ins w:id="1085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86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>    }</w:t>
        </w:r>
      </w:ins>
    </w:p>
    <w:p w14:paraId="615A1ECA" w14:textId="77777777" w:rsidR="007E5457" w:rsidRDefault="007E5457" w:rsidP="007E5457">
      <w:pPr>
        <w:shd w:val="clear" w:color="auto" w:fill="000000"/>
        <w:spacing w:line="285" w:lineRule="atLeast"/>
        <w:rPr>
          <w:ins w:id="1087" w:author="Роман Шарковський" w:date="2023-04-21T16:56:00Z"/>
          <w:rFonts w:ascii="Consolas" w:hAnsi="Consolas"/>
          <w:color w:val="FFFFFF"/>
          <w:sz w:val="21"/>
          <w:szCs w:val="21"/>
        </w:rPr>
      </w:pPr>
      <w:ins w:id="1088" w:author="Роман Шарковський" w:date="2023-04-21T16:56:00Z">
        <w:r>
          <w:rPr>
            <w:rFonts w:ascii="Consolas" w:hAnsi="Consolas"/>
            <w:color w:val="FFFFFF"/>
            <w:sz w:val="21"/>
            <w:szCs w:val="21"/>
          </w:rPr>
          <w:t xml:space="preserve">}   </w:t>
        </w:r>
      </w:ins>
    </w:p>
    <w:p w14:paraId="00786559" w14:textId="26162755" w:rsidR="007E5457" w:rsidRDefault="007E5457" w:rsidP="007E5457">
      <w:pPr>
        <w:spacing w:line="360" w:lineRule="auto"/>
        <w:rPr>
          <w:ins w:id="1089" w:author="Роман Шарковський" w:date="2023-04-21T16:57:00Z"/>
          <w:rFonts w:eastAsiaTheme="minorEastAsia"/>
          <w:sz w:val="28"/>
          <w:szCs w:val="28"/>
          <w:lang w:val="en-US"/>
        </w:rPr>
      </w:pPr>
    </w:p>
    <w:p w14:paraId="3AEFA40C" w14:textId="7752E3F3" w:rsidR="007E5457" w:rsidRDefault="007E5457" w:rsidP="007E5457">
      <w:pPr>
        <w:spacing w:line="360" w:lineRule="auto"/>
        <w:rPr>
          <w:ins w:id="1090" w:author="Роман Шарковський" w:date="2023-04-21T16:57:00Z"/>
          <w:rFonts w:eastAsiaTheme="minorEastAsia"/>
          <w:sz w:val="28"/>
          <w:szCs w:val="28"/>
        </w:rPr>
      </w:pPr>
      <w:ins w:id="1091" w:author="Роман Шарковський" w:date="2023-04-21T16:57:00Z">
        <w:r>
          <w:rPr>
            <w:rFonts w:eastAsiaTheme="minorEastAsia"/>
            <w:sz w:val="28"/>
            <w:szCs w:val="28"/>
          </w:rPr>
          <w:t>Результат виконання коду:</w:t>
        </w:r>
      </w:ins>
    </w:p>
    <w:p w14:paraId="41FFE84C" w14:textId="6FF1FA16" w:rsidR="007E5457" w:rsidRDefault="007E5457" w:rsidP="007E5457">
      <w:pPr>
        <w:spacing w:line="360" w:lineRule="auto"/>
        <w:jc w:val="center"/>
        <w:rPr>
          <w:ins w:id="1092" w:author="Роман Шарковський" w:date="2023-04-21T16:58:00Z"/>
          <w:rFonts w:eastAsiaTheme="minorEastAsia"/>
          <w:sz w:val="28"/>
          <w:szCs w:val="28"/>
        </w:rPr>
      </w:pPr>
      <w:ins w:id="1093" w:author="Роман Шарковський" w:date="2023-04-21T16:58:00Z">
        <w:r w:rsidRPr="007E5457">
          <w:rPr>
            <w:rFonts w:eastAsiaTheme="minorEastAsia"/>
            <w:sz w:val="28"/>
            <w:szCs w:val="28"/>
          </w:rPr>
          <w:drawing>
            <wp:inline distT="0" distB="0" distL="0" distR="0" wp14:anchorId="38A62CFD" wp14:editId="432CBA2E">
              <wp:extent cx="2707449" cy="1005840"/>
              <wp:effectExtent l="0" t="0" r="0" b="3810"/>
              <wp:docPr id="252" name="Picture 2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16450" cy="10091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140F49" w14:textId="1E044B61" w:rsidR="007E5457" w:rsidRDefault="007E5457" w:rsidP="007E5457">
      <w:pPr>
        <w:spacing w:line="360" w:lineRule="auto"/>
        <w:jc w:val="center"/>
        <w:rPr>
          <w:ins w:id="1094" w:author="Роман Шарковський" w:date="2023-04-21T16:58:00Z"/>
          <w:rFonts w:eastAsiaTheme="minorEastAsia"/>
          <w:sz w:val="28"/>
          <w:szCs w:val="28"/>
        </w:rPr>
      </w:pPr>
      <w:ins w:id="1095" w:author="Роман Шарковський" w:date="2023-04-21T16:58:00Z">
        <w:r>
          <w:rPr>
            <w:rFonts w:eastAsiaTheme="minorEastAsia"/>
            <w:sz w:val="28"/>
            <w:szCs w:val="28"/>
          </w:rPr>
          <w:t>Рис. 4.3 Результат виконання коду</w:t>
        </w:r>
      </w:ins>
    </w:p>
    <w:p w14:paraId="25CC78DE" w14:textId="77777777" w:rsidR="007E5457" w:rsidRPr="007E5457" w:rsidRDefault="007E5457" w:rsidP="007E5457">
      <w:pPr>
        <w:spacing w:line="360" w:lineRule="auto"/>
        <w:jc w:val="center"/>
        <w:rPr>
          <w:ins w:id="1096" w:author="Роман Шарковський" w:date="2023-04-21T08:48:00Z"/>
          <w:rFonts w:eastAsiaTheme="minorEastAsia"/>
          <w:sz w:val="28"/>
          <w:szCs w:val="28"/>
          <w:rPrChange w:id="1097" w:author="Роман Шарковський" w:date="2023-04-21T16:58:00Z">
            <w:rPr>
              <w:ins w:id="1098" w:author="Роман Шарковський" w:date="2023-04-21T08:48:00Z"/>
              <w:rFonts w:eastAsiaTheme="minorEastAsia"/>
            </w:rPr>
          </w:rPrChange>
        </w:rPr>
        <w:pPrChange w:id="1099" w:author="Роман Шарковський" w:date="2023-04-21T16:58:00Z">
          <w:pPr>
            <w:pStyle w:val="ListParagraph"/>
            <w:numPr>
              <w:numId w:val="76"/>
            </w:numPr>
            <w:spacing w:line="360" w:lineRule="auto"/>
            <w:ind w:left="927" w:hanging="360"/>
          </w:pPr>
        </w:pPrChange>
      </w:pPr>
    </w:p>
    <w:p w14:paraId="4E211FFA" w14:textId="3045B211" w:rsidR="00492032" w:rsidRDefault="00492032" w:rsidP="00492032">
      <w:pPr>
        <w:pStyle w:val="ListParagraph"/>
        <w:numPr>
          <w:ilvl w:val="0"/>
          <w:numId w:val="76"/>
        </w:numPr>
        <w:spacing w:line="360" w:lineRule="auto"/>
        <w:rPr>
          <w:ins w:id="1100" w:author="Роман Шарковський" w:date="2023-04-21T16:58:00Z"/>
          <w:rFonts w:eastAsiaTheme="minorEastAsia"/>
          <w:sz w:val="28"/>
          <w:szCs w:val="28"/>
        </w:rPr>
      </w:pPr>
      <w:ins w:id="1101" w:author="Роман Шарковський" w:date="2023-04-21T08:47:00Z">
        <w:r w:rsidRPr="00492032">
          <w:rPr>
            <w:rFonts w:eastAsiaTheme="minorEastAsia"/>
            <w:sz w:val="28"/>
            <w:szCs w:val="28"/>
          </w:rPr>
          <w:t xml:space="preserve"> Запитати у користувача </w:t>
        </w:r>
        <w:proofErr w:type="spellStart"/>
        <w:r w:rsidRPr="00492032">
          <w:rPr>
            <w:rFonts w:eastAsiaTheme="minorEastAsia"/>
            <w:sz w:val="28"/>
            <w:szCs w:val="28"/>
          </w:rPr>
          <w:t>п'ятирозрядне</w:t>
        </w:r>
        <w:proofErr w:type="spellEnd"/>
        <w:r w:rsidRPr="00492032">
          <w:rPr>
            <w:rFonts w:eastAsiaTheme="minorEastAsia"/>
            <w:sz w:val="28"/>
            <w:szCs w:val="28"/>
          </w:rPr>
          <w:t xml:space="preserve"> число та визначити, чи воно є паліндромом. </w:t>
        </w:r>
      </w:ins>
    </w:p>
    <w:p w14:paraId="7CCD12B5" w14:textId="43EE19E2" w:rsidR="007E5457" w:rsidRDefault="007E5457" w:rsidP="007E5457">
      <w:pPr>
        <w:spacing w:line="360" w:lineRule="auto"/>
        <w:rPr>
          <w:ins w:id="1102" w:author="Роман Шарковський" w:date="2023-04-21T16:59:00Z"/>
          <w:rFonts w:eastAsiaTheme="minorEastAsia"/>
          <w:sz w:val="28"/>
          <w:szCs w:val="28"/>
        </w:rPr>
      </w:pPr>
    </w:p>
    <w:p w14:paraId="2063C500" w14:textId="09D2763B" w:rsidR="0095042F" w:rsidRDefault="0095042F" w:rsidP="007E5457">
      <w:pPr>
        <w:spacing w:line="360" w:lineRule="auto"/>
        <w:rPr>
          <w:ins w:id="1103" w:author="Роман Шарковський" w:date="2023-04-21T17:02:00Z"/>
          <w:rFonts w:eastAsiaTheme="minorEastAsia"/>
          <w:sz w:val="28"/>
          <w:szCs w:val="28"/>
        </w:rPr>
      </w:pPr>
      <w:ins w:id="1104" w:author="Роман Шарковський" w:date="2023-04-21T17:00:00Z">
        <w:r>
          <w:rPr>
            <w:rFonts w:eastAsiaTheme="minorEastAsia"/>
            <w:sz w:val="28"/>
            <w:szCs w:val="28"/>
          </w:rPr>
          <w:t>Для виконання цього завдання було використано тернарну операцію, вкладену в ще одно. (Зовнішня для перевірки числа)</w:t>
        </w:r>
      </w:ins>
    </w:p>
    <w:p w14:paraId="6A0E787E" w14:textId="25EF4277" w:rsidR="0095042F" w:rsidRDefault="0095042F" w:rsidP="007E5457">
      <w:pPr>
        <w:spacing w:line="360" w:lineRule="auto"/>
        <w:rPr>
          <w:ins w:id="1105" w:author="Роман Шарковський" w:date="2023-04-21T17:02:00Z"/>
          <w:rFonts w:eastAsiaTheme="minorEastAsia"/>
          <w:sz w:val="28"/>
          <w:szCs w:val="28"/>
        </w:rPr>
      </w:pPr>
    </w:p>
    <w:p w14:paraId="1EF4103C" w14:textId="77777777" w:rsidR="0095042F" w:rsidRDefault="0095042F" w:rsidP="007E5457">
      <w:pPr>
        <w:spacing w:line="360" w:lineRule="auto"/>
        <w:rPr>
          <w:ins w:id="1106" w:author="Роман Шарковський" w:date="2023-04-21T17:02:00Z"/>
          <w:rFonts w:eastAsiaTheme="minorEastAsia"/>
          <w:sz w:val="28"/>
          <w:szCs w:val="28"/>
        </w:rPr>
      </w:pPr>
    </w:p>
    <w:p w14:paraId="2AA5FA13" w14:textId="141FA371" w:rsidR="0095042F" w:rsidRDefault="0095042F" w:rsidP="007E5457">
      <w:pPr>
        <w:spacing w:line="360" w:lineRule="auto"/>
        <w:rPr>
          <w:ins w:id="1107" w:author="Роман Шарковський" w:date="2023-04-21T17:02:00Z"/>
          <w:rFonts w:eastAsiaTheme="minorEastAsia"/>
          <w:sz w:val="28"/>
          <w:szCs w:val="28"/>
        </w:rPr>
      </w:pPr>
      <w:ins w:id="1108" w:author="Роман Шарковський" w:date="2023-04-21T17:02:00Z">
        <w:r>
          <w:rPr>
            <w:rFonts w:eastAsiaTheme="minorEastAsia"/>
            <w:sz w:val="28"/>
            <w:szCs w:val="28"/>
          </w:rPr>
          <w:lastRenderedPageBreak/>
          <w:t>Лістинг програми:</w:t>
        </w:r>
      </w:ins>
    </w:p>
    <w:p w14:paraId="244B4D80" w14:textId="611C92D0" w:rsidR="0095042F" w:rsidRDefault="0095042F" w:rsidP="007E5457">
      <w:pPr>
        <w:spacing w:line="360" w:lineRule="auto"/>
        <w:rPr>
          <w:ins w:id="1109" w:author="Роман Шарковський" w:date="2023-04-21T17:03:00Z"/>
          <w:rFonts w:eastAsiaTheme="minorEastAsia"/>
          <w:sz w:val="28"/>
          <w:szCs w:val="28"/>
          <w:lang w:val="en-US"/>
        </w:rPr>
      </w:pPr>
      <w:ins w:id="1110" w:author="Роман Шарковський" w:date="2023-04-21T17:03:00Z">
        <w:r>
          <w:rPr>
            <w:rFonts w:eastAsiaTheme="minorEastAsia"/>
            <w:sz w:val="28"/>
            <w:szCs w:val="28"/>
            <w:lang w:val="en-US"/>
          </w:rPr>
          <w:t>html:</w:t>
        </w:r>
      </w:ins>
    </w:p>
    <w:p w14:paraId="22401657" w14:textId="77777777" w:rsidR="0095042F" w:rsidRDefault="0095042F" w:rsidP="0095042F">
      <w:pPr>
        <w:shd w:val="clear" w:color="auto" w:fill="000000"/>
        <w:spacing w:line="285" w:lineRule="atLeast"/>
        <w:rPr>
          <w:ins w:id="1111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12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FA5BB4F" w14:textId="77777777" w:rsidR="0095042F" w:rsidRDefault="0095042F" w:rsidP="0095042F">
      <w:pPr>
        <w:shd w:val="clear" w:color="auto" w:fill="000000"/>
        <w:spacing w:line="285" w:lineRule="atLeast"/>
        <w:rPr>
          <w:ins w:id="1113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14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40F85E9" w14:textId="77777777" w:rsidR="0095042F" w:rsidRDefault="0095042F" w:rsidP="0095042F">
      <w:pPr>
        <w:shd w:val="clear" w:color="auto" w:fill="000000"/>
        <w:spacing w:line="285" w:lineRule="atLeast"/>
        <w:rPr>
          <w:ins w:id="1115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16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2912F09" w14:textId="77777777" w:rsidR="0095042F" w:rsidRDefault="0095042F" w:rsidP="0095042F">
      <w:pPr>
        <w:shd w:val="clear" w:color="auto" w:fill="000000"/>
        <w:spacing w:line="285" w:lineRule="atLeast"/>
        <w:rPr>
          <w:ins w:id="1117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18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6C63B9E" w14:textId="77777777" w:rsidR="0095042F" w:rsidRDefault="0095042F" w:rsidP="0095042F">
      <w:pPr>
        <w:shd w:val="clear" w:color="auto" w:fill="000000"/>
        <w:spacing w:line="285" w:lineRule="atLeast"/>
        <w:rPr>
          <w:ins w:id="1119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20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4.4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DEA03F4" w14:textId="77777777" w:rsidR="0095042F" w:rsidRDefault="0095042F" w:rsidP="0095042F">
      <w:pPr>
        <w:shd w:val="clear" w:color="auto" w:fill="000000"/>
        <w:spacing w:line="285" w:lineRule="atLeast"/>
        <w:rPr>
          <w:ins w:id="1121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22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5A65C2A" w14:textId="77777777" w:rsidR="0095042F" w:rsidRDefault="0095042F" w:rsidP="0095042F">
      <w:pPr>
        <w:shd w:val="clear" w:color="auto" w:fill="000000"/>
        <w:spacing w:line="285" w:lineRule="atLeast"/>
        <w:rPr>
          <w:ins w:id="1123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24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A2A9DC3" w14:textId="77777777" w:rsidR="0095042F" w:rsidRDefault="0095042F" w:rsidP="0095042F">
      <w:pPr>
        <w:shd w:val="clear" w:color="auto" w:fill="000000"/>
        <w:spacing w:line="285" w:lineRule="atLeast"/>
        <w:rPr>
          <w:ins w:id="1125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26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Введіть п'ятизначне число: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type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text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FF307E7" w14:textId="77777777" w:rsidR="0095042F" w:rsidRDefault="0095042F" w:rsidP="0095042F">
      <w:pPr>
        <w:shd w:val="clear" w:color="auto" w:fill="000000"/>
        <w:spacing w:line="285" w:lineRule="atLeast"/>
        <w:rPr>
          <w:ins w:id="1127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28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OK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982D606" w14:textId="77777777" w:rsidR="0095042F" w:rsidRDefault="0095042F" w:rsidP="0095042F">
      <w:pPr>
        <w:shd w:val="clear" w:color="auto" w:fill="000000"/>
        <w:spacing w:line="285" w:lineRule="atLeast"/>
        <w:rPr>
          <w:ins w:id="1129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30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B598B5C" w14:textId="77777777" w:rsidR="0095042F" w:rsidRDefault="0095042F" w:rsidP="0095042F">
      <w:pPr>
        <w:shd w:val="clear" w:color="auto" w:fill="000000"/>
        <w:spacing w:line="285" w:lineRule="atLeast"/>
        <w:rPr>
          <w:ins w:id="1131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32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src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"t4.4 jscode.js"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544008C" w14:textId="77777777" w:rsidR="0095042F" w:rsidRDefault="0095042F" w:rsidP="0095042F">
      <w:pPr>
        <w:shd w:val="clear" w:color="auto" w:fill="000000"/>
        <w:spacing w:line="285" w:lineRule="atLeast"/>
        <w:rPr>
          <w:ins w:id="1133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34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CD5B035" w14:textId="77777777" w:rsidR="0095042F" w:rsidRDefault="0095042F" w:rsidP="0095042F">
      <w:pPr>
        <w:shd w:val="clear" w:color="auto" w:fill="000000"/>
        <w:spacing w:line="285" w:lineRule="atLeast"/>
        <w:rPr>
          <w:ins w:id="1135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36" w:author="Роман Шарковський" w:date="2023-04-21T17:03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03925E2" w14:textId="01E2A881" w:rsidR="0095042F" w:rsidRDefault="0095042F" w:rsidP="007E5457">
      <w:pPr>
        <w:spacing w:line="360" w:lineRule="auto"/>
        <w:rPr>
          <w:ins w:id="1137" w:author="Роман Шарковський" w:date="2023-04-21T17:03:00Z"/>
          <w:rFonts w:eastAsiaTheme="minorEastAsia"/>
          <w:sz w:val="28"/>
          <w:szCs w:val="28"/>
          <w:lang w:val="en-US"/>
        </w:rPr>
      </w:pPr>
    </w:p>
    <w:p w14:paraId="6F6704DF" w14:textId="31BBEBB4" w:rsidR="0095042F" w:rsidRDefault="0095042F" w:rsidP="007E5457">
      <w:pPr>
        <w:spacing w:line="360" w:lineRule="auto"/>
        <w:rPr>
          <w:ins w:id="1138" w:author="Роман Шарковський" w:date="2023-04-21T17:03:00Z"/>
          <w:rFonts w:eastAsiaTheme="minorEastAsia"/>
          <w:sz w:val="28"/>
          <w:szCs w:val="28"/>
          <w:lang w:val="en-US"/>
        </w:rPr>
      </w:pPr>
      <w:proofErr w:type="spellStart"/>
      <w:ins w:id="1139" w:author="Роман Шарковський" w:date="2023-04-21T17:03:00Z">
        <w:r>
          <w:rPr>
            <w:rFonts w:eastAsiaTheme="minorEastAsia"/>
            <w:sz w:val="28"/>
            <w:szCs w:val="28"/>
            <w:lang w:val="en-US"/>
          </w:rPr>
          <w:t>js</w:t>
        </w:r>
        <w:proofErr w:type="spellEnd"/>
        <w:r>
          <w:rPr>
            <w:rFonts w:eastAsiaTheme="minorEastAsia"/>
            <w:sz w:val="28"/>
            <w:szCs w:val="28"/>
            <w:lang w:val="en-US"/>
          </w:rPr>
          <w:t>:</w:t>
        </w:r>
      </w:ins>
    </w:p>
    <w:p w14:paraId="7DDA097C" w14:textId="77777777" w:rsidR="0095042F" w:rsidRDefault="0095042F" w:rsidP="0095042F">
      <w:pPr>
        <w:shd w:val="clear" w:color="auto" w:fill="000000"/>
        <w:spacing w:line="285" w:lineRule="atLeast"/>
        <w:rPr>
          <w:ins w:id="1140" w:author="Роман Шарковський" w:date="2023-04-21T17:03:00Z"/>
          <w:rFonts w:ascii="Consolas" w:hAnsi="Consolas"/>
          <w:color w:val="FFFFFF"/>
          <w:sz w:val="21"/>
          <w:szCs w:val="21"/>
        </w:rPr>
      </w:pPr>
      <w:proofErr w:type="spellStart"/>
      <w:ins w:id="1141" w:author="Роман Шарковський" w:date="2023-04-21T17:03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30AAE890" w14:textId="77777777" w:rsidR="0095042F" w:rsidRDefault="0095042F" w:rsidP="0095042F">
      <w:pPr>
        <w:shd w:val="clear" w:color="auto" w:fill="000000"/>
        <w:spacing w:line="285" w:lineRule="atLeast"/>
        <w:rPr>
          <w:ins w:id="1142" w:author="Роман Шарковський" w:date="2023-04-21T17:03:00Z"/>
          <w:rFonts w:ascii="Consolas" w:hAnsi="Consolas"/>
          <w:color w:val="FFFFFF"/>
          <w:sz w:val="21"/>
          <w:szCs w:val="21"/>
        </w:rPr>
      </w:pPr>
      <w:proofErr w:type="spellStart"/>
      <w:ins w:id="1143" w:author="Роман Шарковський" w:date="2023-04-21T17:03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27A8A25F" w14:textId="77777777" w:rsidR="0095042F" w:rsidRDefault="0095042F" w:rsidP="0095042F">
      <w:pPr>
        <w:shd w:val="clear" w:color="auto" w:fill="000000"/>
        <w:spacing w:line="285" w:lineRule="atLeast"/>
        <w:rPr>
          <w:ins w:id="1144" w:author="Роман Шарковський" w:date="2023-04-21T17:03:00Z"/>
          <w:rFonts w:ascii="Consolas" w:hAnsi="Consolas"/>
          <w:color w:val="FFFFFF"/>
          <w:sz w:val="21"/>
          <w:szCs w:val="21"/>
        </w:rPr>
      </w:pPr>
      <w:proofErr w:type="spellStart"/>
      <w:ins w:id="1145" w:author="Роман Шарковський" w:date="2023-04-21T17:03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0B69E9FC" w14:textId="77777777" w:rsidR="0095042F" w:rsidRDefault="0095042F" w:rsidP="0095042F">
      <w:pPr>
        <w:shd w:val="clear" w:color="auto" w:fill="000000"/>
        <w:spacing w:line="285" w:lineRule="atLeast"/>
        <w:rPr>
          <w:ins w:id="1146" w:author="Роман Шарковський" w:date="2023-04-21T17:03:00Z"/>
          <w:rFonts w:ascii="Consolas" w:hAnsi="Consolas"/>
          <w:color w:val="FFFFFF"/>
          <w:sz w:val="21"/>
          <w:szCs w:val="21"/>
        </w:rPr>
      </w:pPr>
    </w:p>
    <w:p w14:paraId="7942295B" w14:textId="77777777" w:rsidR="0095042F" w:rsidRDefault="0095042F" w:rsidP="0095042F">
      <w:pPr>
        <w:shd w:val="clear" w:color="auto" w:fill="000000"/>
        <w:spacing w:line="285" w:lineRule="atLeast"/>
        <w:rPr>
          <w:ins w:id="1147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48" w:author="Роман Шарковський" w:date="2023-04-21T17:03:00Z"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addEventListener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click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7A398CD4" w14:textId="77777777" w:rsidR="0095042F" w:rsidRDefault="0095042F" w:rsidP="0095042F">
      <w:pPr>
        <w:shd w:val="clear" w:color="auto" w:fill="000000"/>
        <w:spacing w:line="285" w:lineRule="atLeast"/>
        <w:rPr>
          <w:ins w:id="1149" w:author="Роман Шарковський" w:date="2023-04-21T17:03:00Z"/>
          <w:rFonts w:ascii="Consolas" w:hAnsi="Consolas"/>
          <w:color w:val="FFFFFF"/>
          <w:sz w:val="21"/>
          <w:szCs w:val="21"/>
        </w:rPr>
      </w:pPr>
    </w:p>
    <w:p w14:paraId="0CDC9C20" w14:textId="77777777" w:rsidR="0095042F" w:rsidRDefault="0095042F" w:rsidP="0095042F">
      <w:pPr>
        <w:shd w:val="clear" w:color="auto" w:fill="000000"/>
        <w:spacing w:line="285" w:lineRule="atLeast"/>
        <w:rPr>
          <w:ins w:id="1150" w:author="Роман Шарковський" w:date="2023-04-21T17:03:00Z"/>
          <w:rFonts w:ascii="Consolas" w:hAnsi="Consolas"/>
          <w:color w:val="FFFFFF"/>
          <w:sz w:val="21"/>
          <w:szCs w:val="21"/>
        </w:rPr>
      </w:pPr>
      <w:proofErr w:type="spellStart"/>
      <w:ins w:id="1151" w:author="Роман Шарковський" w:date="2023-04-21T17:03:00Z">
        <w:r>
          <w:rPr>
            <w:rFonts w:ascii="Consolas" w:hAnsi="Consolas"/>
            <w:color w:val="569CD6"/>
            <w:sz w:val="21"/>
            <w:szCs w:val="21"/>
          </w:rPr>
          <w:t>function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()</w:t>
        </w:r>
      </w:ins>
    </w:p>
    <w:p w14:paraId="065E3BE3" w14:textId="77777777" w:rsidR="0095042F" w:rsidRDefault="0095042F" w:rsidP="0095042F">
      <w:pPr>
        <w:shd w:val="clear" w:color="auto" w:fill="000000"/>
        <w:spacing w:line="285" w:lineRule="atLeast"/>
        <w:rPr>
          <w:ins w:id="1152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53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>{</w:t>
        </w:r>
      </w:ins>
    </w:p>
    <w:p w14:paraId="682C3925" w14:textId="77777777" w:rsidR="0095042F" w:rsidRDefault="0095042F" w:rsidP="0095042F">
      <w:pPr>
        <w:shd w:val="clear" w:color="auto" w:fill="000000"/>
        <w:spacing w:line="285" w:lineRule="atLeast"/>
        <w:rPr>
          <w:ins w:id="1154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55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value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03993DCD" w14:textId="77777777" w:rsidR="0095042F" w:rsidRDefault="0095042F" w:rsidP="0095042F">
      <w:pPr>
        <w:shd w:val="clear" w:color="auto" w:fill="000000"/>
        <w:spacing w:line="285" w:lineRule="atLeast"/>
        <w:rPr>
          <w:ins w:id="1156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57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number1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split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''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28E49088" w14:textId="77777777" w:rsidR="0095042F" w:rsidRDefault="0095042F" w:rsidP="0095042F">
      <w:pPr>
        <w:shd w:val="clear" w:color="auto" w:fill="000000"/>
        <w:spacing w:line="285" w:lineRule="atLeast"/>
        <w:rPr>
          <w:ins w:id="1158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59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9CDCFE"/>
            <w:sz w:val="21"/>
            <w:szCs w:val="21"/>
          </w:rPr>
          <w:t>number1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reverse</w:t>
        </w:r>
        <w:r>
          <w:rPr>
            <w:rFonts w:ascii="Consolas" w:hAnsi="Consolas"/>
            <w:color w:val="FFFFFF"/>
            <w:sz w:val="21"/>
            <w:szCs w:val="21"/>
          </w:rPr>
          <w:t>()</w:t>
        </w:r>
      </w:ins>
    </w:p>
    <w:p w14:paraId="63896794" w14:textId="77777777" w:rsidR="0095042F" w:rsidRDefault="0095042F" w:rsidP="0095042F">
      <w:pPr>
        <w:shd w:val="clear" w:color="auto" w:fill="000000"/>
        <w:spacing w:line="285" w:lineRule="atLeast"/>
        <w:rPr>
          <w:ins w:id="1160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61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9CDCFE"/>
            <w:sz w:val="21"/>
            <w:szCs w:val="21"/>
          </w:rPr>
          <w:t>number1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number1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join</w:t>
        </w:r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''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29577F1F" w14:textId="77777777" w:rsidR="0095042F" w:rsidRDefault="0095042F" w:rsidP="0095042F">
      <w:pPr>
        <w:shd w:val="clear" w:color="auto" w:fill="000000"/>
        <w:spacing w:line="285" w:lineRule="atLeast"/>
        <w:rPr>
          <w:ins w:id="1162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63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10000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&amp;&amp;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&lt;=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99999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?</w:t>
        </w:r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9CDCFE"/>
            <w:sz w:val="21"/>
            <w:szCs w:val="21"/>
          </w:rPr>
          <w:t>number1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===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parseInt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number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?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"Паліндром"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: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"Не паліндром"</w:t>
        </w:r>
        <w:r>
          <w:rPr>
            <w:rFonts w:ascii="Consolas" w:hAnsi="Consolas"/>
            <w:color w:val="FFFFFF"/>
            <w:sz w:val="21"/>
            <w:szCs w:val="21"/>
          </w:rPr>
          <w:t>)</w:t>
        </w:r>
        <w:r>
          <w:rPr>
            <w:rFonts w:ascii="Consolas" w:hAnsi="Consolas"/>
            <w:color w:val="D4D4D4"/>
            <w:sz w:val="21"/>
            <w:szCs w:val="21"/>
          </w:rPr>
          <w:t>: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"Помилка, введіть правильне значення!"</w:t>
        </w:r>
      </w:ins>
    </w:p>
    <w:p w14:paraId="1CB48063" w14:textId="77777777" w:rsidR="0095042F" w:rsidRDefault="0095042F" w:rsidP="0095042F">
      <w:pPr>
        <w:shd w:val="clear" w:color="auto" w:fill="000000"/>
        <w:spacing w:line="285" w:lineRule="atLeast"/>
        <w:rPr>
          <w:ins w:id="1164" w:author="Роман Шарковський" w:date="2023-04-21T17:03:00Z"/>
          <w:rFonts w:ascii="Consolas" w:hAnsi="Consolas"/>
          <w:color w:val="FFFFFF"/>
          <w:sz w:val="21"/>
          <w:szCs w:val="21"/>
        </w:rPr>
      </w:pPr>
      <w:ins w:id="1165" w:author="Роман Шарковський" w:date="2023-04-21T17:03:00Z">
        <w:r>
          <w:rPr>
            <w:rFonts w:ascii="Consolas" w:hAnsi="Consolas"/>
            <w:color w:val="FFFFFF"/>
            <w:sz w:val="21"/>
            <w:szCs w:val="21"/>
          </w:rPr>
          <w:t>}    </w:t>
        </w:r>
      </w:ins>
    </w:p>
    <w:p w14:paraId="114E2B1D" w14:textId="0BA1BADE" w:rsidR="0095042F" w:rsidRDefault="0095042F" w:rsidP="007E5457">
      <w:pPr>
        <w:spacing w:line="360" w:lineRule="auto"/>
        <w:rPr>
          <w:ins w:id="1166" w:author="Роман Шарковський" w:date="2023-04-21T17:03:00Z"/>
          <w:rFonts w:eastAsiaTheme="minorEastAsia"/>
          <w:sz w:val="28"/>
          <w:szCs w:val="28"/>
          <w:lang w:val="en-US"/>
        </w:rPr>
      </w:pPr>
    </w:p>
    <w:p w14:paraId="568A87E0" w14:textId="10F51610" w:rsidR="0095042F" w:rsidRDefault="0095042F" w:rsidP="007E5457">
      <w:pPr>
        <w:spacing w:line="360" w:lineRule="auto"/>
        <w:rPr>
          <w:ins w:id="1167" w:author="Роман Шарковський" w:date="2023-04-21T17:05:00Z"/>
          <w:rFonts w:eastAsiaTheme="minorEastAsia"/>
          <w:sz w:val="28"/>
          <w:szCs w:val="28"/>
        </w:rPr>
      </w:pPr>
      <w:ins w:id="1168" w:author="Роман Шарковський" w:date="2023-04-21T17:03:00Z">
        <w:r>
          <w:rPr>
            <w:rFonts w:eastAsiaTheme="minorEastAsia"/>
            <w:sz w:val="28"/>
            <w:szCs w:val="28"/>
          </w:rPr>
          <w:t>Результат виконання коду:</w:t>
        </w:r>
      </w:ins>
    </w:p>
    <w:p w14:paraId="255C2EAB" w14:textId="2D5CD08F" w:rsidR="0095042F" w:rsidRDefault="0095042F" w:rsidP="0095042F">
      <w:pPr>
        <w:spacing w:line="360" w:lineRule="auto"/>
        <w:jc w:val="center"/>
        <w:rPr>
          <w:ins w:id="1169" w:author="Роман Шарковський" w:date="2023-04-21T17:05:00Z"/>
          <w:rFonts w:eastAsiaTheme="minorEastAsia"/>
          <w:sz w:val="28"/>
          <w:szCs w:val="28"/>
        </w:rPr>
      </w:pPr>
      <w:ins w:id="1170" w:author="Роман Шарковський" w:date="2023-04-21T17:05:00Z">
        <w:r w:rsidRPr="0095042F">
          <w:rPr>
            <w:rFonts w:eastAsiaTheme="minorEastAsia"/>
            <w:sz w:val="28"/>
            <w:szCs w:val="28"/>
          </w:rPr>
          <w:drawing>
            <wp:inline distT="0" distB="0" distL="0" distR="0" wp14:anchorId="6090CAC1" wp14:editId="4B4FCCD0">
              <wp:extent cx="2893473" cy="716280"/>
              <wp:effectExtent l="0" t="0" r="2540" b="7620"/>
              <wp:docPr id="253" name="Picture 2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36"/>
                      <a:srcRect b="20783"/>
                      <a:stretch/>
                    </pic:blipFill>
                    <pic:spPr bwMode="auto">
                      <a:xfrm>
                        <a:off x="0" y="0"/>
                        <a:ext cx="2897026" cy="71715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5CB9C1C2" w14:textId="5D7D7D07" w:rsidR="0095042F" w:rsidRDefault="0095042F" w:rsidP="0095042F">
      <w:pPr>
        <w:spacing w:line="360" w:lineRule="auto"/>
        <w:jc w:val="center"/>
        <w:rPr>
          <w:ins w:id="1171" w:author="Роман Шарковський" w:date="2023-04-21T17:06:00Z"/>
          <w:rFonts w:eastAsiaTheme="minorEastAsia"/>
          <w:sz w:val="28"/>
          <w:szCs w:val="28"/>
        </w:rPr>
      </w:pPr>
      <w:ins w:id="1172" w:author="Роман Шарковський" w:date="2023-04-21T17:05:00Z">
        <w:r>
          <w:rPr>
            <w:rFonts w:eastAsiaTheme="minorEastAsia"/>
            <w:sz w:val="28"/>
            <w:szCs w:val="28"/>
          </w:rPr>
          <w:t>Рис.</w:t>
        </w:r>
      </w:ins>
      <w:ins w:id="1173" w:author="Роман Шарковський" w:date="2023-04-21T17:06:00Z">
        <w:r>
          <w:rPr>
            <w:rFonts w:eastAsiaTheme="minorEastAsia"/>
            <w:sz w:val="28"/>
            <w:szCs w:val="28"/>
          </w:rPr>
          <w:t xml:space="preserve"> 4.4 Результат виконання коду</w:t>
        </w:r>
      </w:ins>
    </w:p>
    <w:p w14:paraId="32326856" w14:textId="77777777" w:rsidR="0095042F" w:rsidRPr="0095042F" w:rsidRDefault="0095042F" w:rsidP="0095042F">
      <w:pPr>
        <w:spacing w:line="360" w:lineRule="auto"/>
        <w:jc w:val="center"/>
        <w:rPr>
          <w:ins w:id="1174" w:author="Роман Шарковський" w:date="2023-04-21T08:48:00Z"/>
          <w:rFonts w:eastAsiaTheme="minorEastAsia"/>
          <w:sz w:val="28"/>
          <w:szCs w:val="28"/>
          <w:rPrChange w:id="1175" w:author="Роман Шарковський" w:date="2023-04-21T17:05:00Z">
            <w:rPr>
              <w:ins w:id="1176" w:author="Роман Шарковський" w:date="2023-04-21T08:48:00Z"/>
              <w:rFonts w:eastAsiaTheme="minorEastAsia"/>
            </w:rPr>
          </w:rPrChange>
        </w:rPr>
        <w:pPrChange w:id="1177" w:author="Роман Шарковський" w:date="2023-04-21T17:05:00Z">
          <w:pPr>
            <w:pStyle w:val="ListParagraph"/>
            <w:numPr>
              <w:numId w:val="76"/>
            </w:numPr>
            <w:spacing w:line="360" w:lineRule="auto"/>
            <w:ind w:left="927" w:hanging="360"/>
          </w:pPr>
        </w:pPrChange>
      </w:pPr>
    </w:p>
    <w:p w14:paraId="05CAB39A" w14:textId="52D96935" w:rsidR="00492032" w:rsidRDefault="00492032" w:rsidP="00492032">
      <w:pPr>
        <w:pStyle w:val="ListParagraph"/>
        <w:numPr>
          <w:ilvl w:val="0"/>
          <w:numId w:val="76"/>
        </w:numPr>
        <w:spacing w:line="360" w:lineRule="auto"/>
        <w:rPr>
          <w:ins w:id="1178" w:author="Роман Шарковський" w:date="2023-04-21T17:06:00Z"/>
          <w:rFonts w:eastAsiaTheme="minorEastAsia"/>
          <w:sz w:val="28"/>
          <w:szCs w:val="28"/>
        </w:rPr>
      </w:pPr>
      <w:ins w:id="1179" w:author="Роман Шарковський" w:date="2023-04-21T08:47:00Z">
        <w:r w:rsidRPr="00492032">
          <w:rPr>
            <w:rFonts w:eastAsiaTheme="minorEastAsia"/>
            <w:sz w:val="28"/>
            <w:szCs w:val="28"/>
          </w:rPr>
          <w:t xml:space="preserve">Запросити у користувача суму покупки та вивести суму до оплати зі знижкою: від 200 до 300 – знижка буде 3%, від 300 до 500 – 5%, від 500 і від – 7%. </w:t>
        </w:r>
      </w:ins>
    </w:p>
    <w:p w14:paraId="79A5F868" w14:textId="247F734F" w:rsidR="0095042F" w:rsidRDefault="0095042F" w:rsidP="0095042F">
      <w:pPr>
        <w:spacing w:line="360" w:lineRule="auto"/>
        <w:rPr>
          <w:ins w:id="1180" w:author="Роман Шарковський" w:date="2023-04-21T17:06:00Z"/>
          <w:rFonts w:eastAsiaTheme="minorEastAsia"/>
          <w:sz w:val="28"/>
          <w:szCs w:val="28"/>
        </w:rPr>
      </w:pPr>
    </w:p>
    <w:p w14:paraId="48775C44" w14:textId="261B69E2" w:rsidR="0095042F" w:rsidRDefault="0095042F" w:rsidP="0095042F">
      <w:pPr>
        <w:spacing w:line="360" w:lineRule="auto"/>
        <w:rPr>
          <w:ins w:id="1181" w:author="Роман Шарковський" w:date="2023-04-21T17:06:00Z"/>
          <w:rFonts w:eastAsiaTheme="minorEastAsia"/>
          <w:sz w:val="28"/>
          <w:szCs w:val="28"/>
        </w:rPr>
      </w:pPr>
    </w:p>
    <w:p w14:paraId="04B9BA07" w14:textId="5AE79D4C" w:rsidR="0095042F" w:rsidRDefault="0095042F" w:rsidP="0095042F">
      <w:pPr>
        <w:spacing w:line="360" w:lineRule="auto"/>
        <w:rPr>
          <w:ins w:id="1182" w:author="Роман Шарковський" w:date="2023-04-21T17:07:00Z"/>
          <w:rFonts w:eastAsiaTheme="minorEastAsia"/>
          <w:sz w:val="28"/>
          <w:szCs w:val="28"/>
        </w:rPr>
      </w:pPr>
      <w:ins w:id="1183" w:author="Роман Шарковський" w:date="2023-04-21T17:06:00Z">
        <w:r>
          <w:rPr>
            <w:rFonts w:eastAsiaTheme="minorEastAsia"/>
            <w:sz w:val="28"/>
            <w:szCs w:val="28"/>
          </w:rPr>
          <w:lastRenderedPageBreak/>
          <w:t xml:space="preserve">Для завдання було обрано оператор розгалуження </w:t>
        </w:r>
        <w:r>
          <w:rPr>
            <w:rFonts w:eastAsiaTheme="minorEastAsia"/>
            <w:sz w:val="28"/>
            <w:szCs w:val="28"/>
            <w:lang w:val="en-US"/>
          </w:rPr>
          <w:t xml:space="preserve">case, </w:t>
        </w:r>
        <w:r>
          <w:rPr>
            <w:rFonts w:eastAsiaTheme="minorEastAsia"/>
            <w:sz w:val="28"/>
            <w:szCs w:val="28"/>
          </w:rPr>
          <w:t>бо ми маємо певну визначену к</w:t>
        </w:r>
      </w:ins>
      <w:ins w:id="1184" w:author="Роман Шарковський" w:date="2023-04-21T17:07:00Z">
        <w:r>
          <w:rPr>
            <w:rFonts w:eastAsiaTheme="minorEastAsia"/>
            <w:sz w:val="28"/>
            <w:szCs w:val="28"/>
          </w:rPr>
          <w:t>ількість ймовірних рішень.</w:t>
        </w:r>
      </w:ins>
    </w:p>
    <w:p w14:paraId="028A428E" w14:textId="0D28022D" w:rsidR="0095042F" w:rsidRDefault="0095042F" w:rsidP="0095042F">
      <w:pPr>
        <w:spacing w:line="360" w:lineRule="auto"/>
        <w:rPr>
          <w:ins w:id="1185" w:author="Роман Шарковський" w:date="2023-04-21T17:07:00Z"/>
          <w:rFonts w:eastAsiaTheme="minorEastAsia"/>
          <w:sz w:val="28"/>
          <w:szCs w:val="28"/>
        </w:rPr>
      </w:pPr>
    </w:p>
    <w:p w14:paraId="52E841DB" w14:textId="62A681B6" w:rsidR="0095042F" w:rsidRDefault="0095042F" w:rsidP="0095042F">
      <w:pPr>
        <w:spacing w:line="360" w:lineRule="auto"/>
        <w:rPr>
          <w:ins w:id="1186" w:author="Роман Шарковський" w:date="2023-04-21T17:07:00Z"/>
          <w:rFonts w:eastAsiaTheme="minorEastAsia"/>
          <w:sz w:val="28"/>
          <w:szCs w:val="28"/>
        </w:rPr>
      </w:pPr>
      <w:ins w:id="1187" w:author="Роман Шарковський" w:date="2023-04-21T17:07:00Z">
        <w:r>
          <w:rPr>
            <w:rFonts w:eastAsiaTheme="minorEastAsia"/>
            <w:sz w:val="28"/>
            <w:szCs w:val="28"/>
          </w:rPr>
          <w:t>Лістинг програми:</w:t>
        </w:r>
      </w:ins>
    </w:p>
    <w:p w14:paraId="28CB13A9" w14:textId="6A053AF9" w:rsidR="0095042F" w:rsidRDefault="0095042F" w:rsidP="0095042F">
      <w:pPr>
        <w:spacing w:line="360" w:lineRule="auto"/>
        <w:rPr>
          <w:ins w:id="1188" w:author="Роман Шарковський" w:date="2023-04-21T17:07:00Z"/>
          <w:rFonts w:eastAsiaTheme="minorEastAsia"/>
          <w:sz w:val="28"/>
          <w:szCs w:val="28"/>
          <w:lang w:val="en-US"/>
        </w:rPr>
      </w:pPr>
      <w:ins w:id="1189" w:author="Роман Шарковський" w:date="2023-04-21T17:07:00Z">
        <w:r>
          <w:rPr>
            <w:rFonts w:eastAsiaTheme="minorEastAsia"/>
            <w:sz w:val="28"/>
            <w:szCs w:val="28"/>
            <w:lang w:val="en-US"/>
          </w:rPr>
          <w:t>html:</w:t>
        </w:r>
      </w:ins>
    </w:p>
    <w:p w14:paraId="68D2D216" w14:textId="77777777" w:rsidR="0095042F" w:rsidRDefault="0095042F" w:rsidP="0095042F">
      <w:pPr>
        <w:shd w:val="clear" w:color="auto" w:fill="000000"/>
        <w:spacing w:line="285" w:lineRule="atLeast"/>
        <w:rPr>
          <w:ins w:id="1190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191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AD271ED" w14:textId="77777777" w:rsidR="0095042F" w:rsidRDefault="0095042F" w:rsidP="0095042F">
      <w:pPr>
        <w:shd w:val="clear" w:color="auto" w:fill="000000"/>
        <w:spacing w:line="285" w:lineRule="atLeast"/>
        <w:rPr>
          <w:ins w:id="1192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193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6698C6D" w14:textId="77777777" w:rsidR="0095042F" w:rsidRDefault="0095042F" w:rsidP="0095042F">
      <w:pPr>
        <w:shd w:val="clear" w:color="auto" w:fill="000000"/>
        <w:spacing w:line="285" w:lineRule="atLeast"/>
        <w:rPr>
          <w:ins w:id="1194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195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A3D3133" w14:textId="77777777" w:rsidR="0095042F" w:rsidRDefault="0095042F" w:rsidP="0095042F">
      <w:pPr>
        <w:shd w:val="clear" w:color="auto" w:fill="000000"/>
        <w:spacing w:line="285" w:lineRule="atLeast"/>
        <w:rPr>
          <w:ins w:id="1196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197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8955841" w14:textId="77777777" w:rsidR="0095042F" w:rsidRDefault="0095042F" w:rsidP="0095042F">
      <w:pPr>
        <w:shd w:val="clear" w:color="auto" w:fill="000000"/>
        <w:spacing w:line="285" w:lineRule="atLeast"/>
        <w:rPr>
          <w:ins w:id="1198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199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4.5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4679095" w14:textId="77777777" w:rsidR="0095042F" w:rsidRDefault="0095042F" w:rsidP="0095042F">
      <w:pPr>
        <w:shd w:val="clear" w:color="auto" w:fill="000000"/>
        <w:spacing w:line="285" w:lineRule="atLeast"/>
        <w:rPr>
          <w:ins w:id="1200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01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42244E0" w14:textId="77777777" w:rsidR="0095042F" w:rsidRDefault="0095042F" w:rsidP="0095042F">
      <w:pPr>
        <w:shd w:val="clear" w:color="auto" w:fill="000000"/>
        <w:spacing w:line="285" w:lineRule="atLeast"/>
        <w:rPr>
          <w:ins w:id="1202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03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1B90751" w14:textId="77777777" w:rsidR="0095042F" w:rsidRDefault="0095042F" w:rsidP="0095042F">
      <w:pPr>
        <w:shd w:val="clear" w:color="auto" w:fill="000000"/>
        <w:spacing w:line="285" w:lineRule="atLeast"/>
        <w:rPr>
          <w:ins w:id="1204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05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Введіть суму покупки: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type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text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25A5BE9" w14:textId="77777777" w:rsidR="0095042F" w:rsidRDefault="0095042F" w:rsidP="0095042F">
      <w:pPr>
        <w:shd w:val="clear" w:color="auto" w:fill="000000"/>
        <w:spacing w:line="285" w:lineRule="atLeast"/>
        <w:rPr>
          <w:ins w:id="1206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07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OK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F84B6F0" w14:textId="77777777" w:rsidR="0095042F" w:rsidRDefault="0095042F" w:rsidP="0095042F">
      <w:pPr>
        <w:shd w:val="clear" w:color="auto" w:fill="000000"/>
        <w:spacing w:line="285" w:lineRule="atLeast"/>
        <w:rPr>
          <w:ins w:id="1208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09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16AF5FF" w14:textId="77777777" w:rsidR="0095042F" w:rsidRDefault="0095042F" w:rsidP="0095042F">
      <w:pPr>
        <w:shd w:val="clear" w:color="auto" w:fill="000000"/>
        <w:spacing w:line="285" w:lineRule="atLeast"/>
        <w:rPr>
          <w:ins w:id="1210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11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src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"t4.5 jscode.js"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F6C052F" w14:textId="77777777" w:rsidR="0095042F" w:rsidRDefault="0095042F" w:rsidP="0095042F">
      <w:pPr>
        <w:shd w:val="clear" w:color="auto" w:fill="000000"/>
        <w:spacing w:line="285" w:lineRule="atLeast"/>
        <w:rPr>
          <w:ins w:id="1212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13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E0FDC34" w14:textId="77777777" w:rsidR="0095042F" w:rsidRDefault="0095042F" w:rsidP="0095042F">
      <w:pPr>
        <w:shd w:val="clear" w:color="auto" w:fill="000000"/>
        <w:spacing w:line="285" w:lineRule="atLeast"/>
        <w:rPr>
          <w:ins w:id="1214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15" w:author="Роман Шарковський" w:date="2023-04-21T17:07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5B44B32" w14:textId="0C598492" w:rsidR="0095042F" w:rsidRDefault="0095042F" w:rsidP="0095042F">
      <w:pPr>
        <w:spacing w:line="360" w:lineRule="auto"/>
        <w:rPr>
          <w:ins w:id="1216" w:author="Роман Шарковський" w:date="2023-04-21T17:07:00Z"/>
          <w:rFonts w:eastAsiaTheme="minorEastAsia"/>
          <w:sz w:val="28"/>
          <w:szCs w:val="28"/>
          <w:lang w:val="en-US"/>
        </w:rPr>
      </w:pPr>
    </w:p>
    <w:p w14:paraId="613F7EC6" w14:textId="69F2807E" w:rsidR="0095042F" w:rsidRDefault="0095042F" w:rsidP="0095042F">
      <w:pPr>
        <w:spacing w:line="360" w:lineRule="auto"/>
        <w:rPr>
          <w:ins w:id="1217" w:author="Роман Шарковський" w:date="2023-04-21T17:07:00Z"/>
          <w:rFonts w:eastAsiaTheme="minorEastAsia"/>
          <w:sz w:val="28"/>
          <w:szCs w:val="28"/>
          <w:lang w:val="en-US"/>
        </w:rPr>
      </w:pPr>
      <w:proofErr w:type="spellStart"/>
      <w:ins w:id="1218" w:author="Роман Шарковський" w:date="2023-04-21T17:07:00Z">
        <w:r>
          <w:rPr>
            <w:rFonts w:eastAsiaTheme="minorEastAsia"/>
            <w:sz w:val="28"/>
            <w:szCs w:val="28"/>
            <w:lang w:val="en-US"/>
          </w:rPr>
          <w:t>js</w:t>
        </w:r>
        <w:proofErr w:type="spellEnd"/>
        <w:r>
          <w:rPr>
            <w:rFonts w:eastAsiaTheme="minorEastAsia"/>
            <w:sz w:val="28"/>
            <w:szCs w:val="28"/>
            <w:lang w:val="en-US"/>
          </w:rPr>
          <w:t>:</w:t>
        </w:r>
      </w:ins>
    </w:p>
    <w:p w14:paraId="13331946" w14:textId="77777777" w:rsidR="0095042F" w:rsidRDefault="0095042F" w:rsidP="0095042F">
      <w:pPr>
        <w:shd w:val="clear" w:color="auto" w:fill="000000"/>
        <w:spacing w:line="285" w:lineRule="atLeast"/>
        <w:rPr>
          <w:ins w:id="1219" w:author="Роман Шарковський" w:date="2023-04-21T17:07:00Z"/>
          <w:rFonts w:ascii="Consolas" w:hAnsi="Consolas"/>
          <w:color w:val="FFFFFF"/>
          <w:sz w:val="21"/>
          <w:szCs w:val="21"/>
        </w:rPr>
      </w:pPr>
      <w:proofErr w:type="spellStart"/>
      <w:ins w:id="1220" w:author="Роман Шарковський" w:date="2023-04-21T17:07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2A5D53B2" w14:textId="77777777" w:rsidR="0095042F" w:rsidRDefault="0095042F" w:rsidP="0095042F">
      <w:pPr>
        <w:shd w:val="clear" w:color="auto" w:fill="000000"/>
        <w:spacing w:line="285" w:lineRule="atLeast"/>
        <w:rPr>
          <w:ins w:id="1221" w:author="Роман Шарковський" w:date="2023-04-21T17:07:00Z"/>
          <w:rFonts w:ascii="Consolas" w:hAnsi="Consolas"/>
          <w:color w:val="FFFFFF"/>
          <w:sz w:val="21"/>
          <w:szCs w:val="21"/>
        </w:rPr>
      </w:pPr>
      <w:proofErr w:type="spellStart"/>
      <w:ins w:id="1222" w:author="Роман Шарковський" w:date="2023-04-21T17:07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59608F28" w14:textId="77777777" w:rsidR="0095042F" w:rsidRDefault="0095042F" w:rsidP="0095042F">
      <w:pPr>
        <w:shd w:val="clear" w:color="auto" w:fill="000000"/>
        <w:spacing w:line="285" w:lineRule="atLeast"/>
        <w:rPr>
          <w:ins w:id="1223" w:author="Роман Шарковський" w:date="2023-04-21T17:07:00Z"/>
          <w:rFonts w:ascii="Consolas" w:hAnsi="Consolas"/>
          <w:color w:val="FFFFFF"/>
          <w:sz w:val="21"/>
          <w:szCs w:val="21"/>
        </w:rPr>
      </w:pPr>
      <w:proofErr w:type="spellStart"/>
      <w:ins w:id="1224" w:author="Роман Шарковський" w:date="2023-04-21T17:07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6860D3E9" w14:textId="77777777" w:rsidR="0095042F" w:rsidRDefault="0095042F" w:rsidP="0095042F">
      <w:pPr>
        <w:shd w:val="clear" w:color="auto" w:fill="000000"/>
        <w:spacing w:line="285" w:lineRule="atLeast"/>
        <w:rPr>
          <w:ins w:id="1225" w:author="Роман Шарковський" w:date="2023-04-21T17:07:00Z"/>
          <w:rFonts w:ascii="Consolas" w:hAnsi="Consolas"/>
          <w:color w:val="FFFFFF"/>
          <w:sz w:val="21"/>
          <w:szCs w:val="21"/>
        </w:rPr>
      </w:pPr>
    </w:p>
    <w:p w14:paraId="65AE7E70" w14:textId="77777777" w:rsidR="0095042F" w:rsidRDefault="0095042F" w:rsidP="0095042F">
      <w:pPr>
        <w:shd w:val="clear" w:color="auto" w:fill="000000"/>
        <w:spacing w:line="285" w:lineRule="atLeast"/>
        <w:rPr>
          <w:ins w:id="1226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27" w:author="Роман Шарковський" w:date="2023-04-21T17:07:00Z"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addEventListener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click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723584FF" w14:textId="77777777" w:rsidR="0095042F" w:rsidRDefault="0095042F" w:rsidP="0095042F">
      <w:pPr>
        <w:shd w:val="clear" w:color="auto" w:fill="000000"/>
        <w:spacing w:line="285" w:lineRule="atLeast"/>
        <w:rPr>
          <w:ins w:id="1228" w:author="Роман Шарковський" w:date="2023-04-21T17:07:00Z"/>
          <w:rFonts w:ascii="Consolas" w:hAnsi="Consolas"/>
          <w:color w:val="FFFFFF"/>
          <w:sz w:val="21"/>
          <w:szCs w:val="21"/>
        </w:rPr>
      </w:pPr>
    </w:p>
    <w:p w14:paraId="0A3C2393" w14:textId="77777777" w:rsidR="0095042F" w:rsidRDefault="0095042F" w:rsidP="0095042F">
      <w:pPr>
        <w:shd w:val="clear" w:color="auto" w:fill="000000"/>
        <w:spacing w:line="285" w:lineRule="atLeast"/>
        <w:rPr>
          <w:ins w:id="1229" w:author="Роман Шарковський" w:date="2023-04-21T17:07:00Z"/>
          <w:rFonts w:ascii="Consolas" w:hAnsi="Consolas"/>
          <w:color w:val="FFFFFF"/>
          <w:sz w:val="21"/>
          <w:szCs w:val="21"/>
        </w:rPr>
      </w:pPr>
      <w:proofErr w:type="spellStart"/>
      <w:ins w:id="1230" w:author="Роман Шарковський" w:date="2023-04-21T17:07:00Z">
        <w:r>
          <w:rPr>
            <w:rFonts w:ascii="Consolas" w:hAnsi="Consolas"/>
            <w:color w:val="569CD6"/>
            <w:sz w:val="21"/>
            <w:szCs w:val="21"/>
          </w:rPr>
          <w:t>function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()</w:t>
        </w:r>
      </w:ins>
    </w:p>
    <w:p w14:paraId="402D7879" w14:textId="77777777" w:rsidR="0095042F" w:rsidRDefault="0095042F" w:rsidP="0095042F">
      <w:pPr>
        <w:shd w:val="clear" w:color="auto" w:fill="000000"/>
        <w:spacing w:line="285" w:lineRule="atLeast"/>
        <w:rPr>
          <w:ins w:id="1231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32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>{</w:t>
        </w:r>
      </w:ins>
    </w:p>
    <w:p w14:paraId="2B738B08" w14:textId="77777777" w:rsidR="0095042F" w:rsidRDefault="0095042F" w:rsidP="0095042F">
      <w:pPr>
        <w:shd w:val="clear" w:color="auto" w:fill="000000"/>
        <w:spacing w:line="285" w:lineRule="atLeast"/>
        <w:rPr>
          <w:ins w:id="1233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34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input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value</w:t>
        </w:r>
        <w:proofErr w:type="spellEnd"/>
      </w:ins>
    </w:p>
    <w:p w14:paraId="0AA979EA" w14:textId="77777777" w:rsidR="0095042F" w:rsidRDefault="0095042F" w:rsidP="0095042F">
      <w:pPr>
        <w:shd w:val="clear" w:color="auto" w:fill="000000"/>
        <w:spacing w:line="285" w:lineRule="atLeast"/>
        <w:rPr>
          <w:ins w:id="1235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36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switch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true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22B6CED7" w14:textId="77777777" w:rsidR="0095042F" w:rsidRDefault="0095042F" w:rsidP="0095042F">
      <w:pPr>
        <w:shd w:val="clear" w:color="auto" w:fill="000000"/>
        <w:spacing w:line="285" w:lineRule="atLeast"/>
        <w:rPr>
          <w:ins w:id="1237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38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>    {</w:t>
        </w:r>
      </w:ins>
    </w:p>
    <w:p w14:paraId="5A29D6DC" w14:textId="77777777" w:rsidR="0095042F" w:rsidRDefault="0095042F" w:rsidP="0095042F">
      <w:pPr>
        <w:shd w:val="clear" w:color="auto" w:fill="000000"/>
        <w:spacing w:line="285" w:lineRule="atLeast"/>
        <w:rPr>
          <w:ins w:id="1239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40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200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&amp;&amp;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300</w:t>
        </w:r>
        <w:r>
          <w:rPr>
            <w:rFonts w:ascii="Consolas" w:hAnsi="Consolas"/>
            <w:color w:val="FFFFFF"/>
            <w:sz w:val="21"/>
            <w:szCs w:val="21"/>
          </w:rPr>
          <w:t xml:space="preserve">):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"Знижка 3%, до сплати: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*</w:t>
        </w:r>
        <w:r>
          <w:rPr>
            <w:rFonts w:ascii="Consolas" w:hAnsi="Consolas"/>
            <w:color w:val="B5CEA8"/>
            <w:sz w:val="21"/>
            <w:szCs w:val="21"/>
          </w:rPr>
          <w:t>3</w:t>
        </w:r>
        <w:r>
          <w:rPr>
            <w:rFonts w:ascii="Consolas" w:hAnsi="Consolas"/>
            <w:color w:val="D4D4D4"/>
            <w:sz w:val="21"/>
            <w:szCs w:val="21"/>
          </w:rPr>
          <w:t>/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  <w:r>
          <w:rPr>
            <w:rFonts w:ascii="Consolas" w:hAnsi="Consolas"/>
            <w:color w:val="FFFFFF"/>
            <w:sz w:val="21"/>
            <w:szCs w:val="21"/>
          </w:rPr>
          <w:t xml:space="preserve">));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12249E13" w14:textId="77777777" w:rsidR="0095042F" w:rsidRDefault="0095042F" w:rsidP="0095042F">
      <w:pPr>
        <w:shd w:val="clear" w:color="auto" w:fill="000000"/>
        <w:spacing w:line="285" w:lineRule="atLeast"/>
        <w:rPr>
          <w:ins w:id="1241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42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300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&amp;&amp;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500</w:t>
        </w:r>
        <w:r>
          <w:rPr>
            <w:rFonts w:ascii="Consolas" w:hAnsi="Consolas"/>
            <w:color w:val="FFFFFF"/>
            <w:sz w:val="21"/>
            <w:szCs w:val="21"/>
          </w:rPr>
          <w:t xml:space="preserve">):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"Знижка 5%, до сплати: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*</w:t>
        </w:r>
        <w:r>
          <w:rPr>
            <w:rFonts w:ascii="Consolas" w:hAnsi="Consolas"/>
            <w:color w:val="B5CEA8"/>
            <w:sz w:val="21"/>
            <w:szCs w:val="21"/>
          </w:rPr>
          <w:t>5</w:t>
        </w:r>
        <w:r>
          <w:rPr>
            <w:rFonts w:ascii="Consolas" w:hAnsi="Consolas"/>
            <w:color w:val="D4D4D4"/>
            <w:sz w:val="21"/>
            <w:szCs w:val="21"/>
          </w:rPr>
          <w:t>/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  <w:r>
          <w:rPr>
            <w:rFonts w:ascii="Consolas" w:hAnsi="Consolas"/>
            <w:color w:val="FFFFFF"/>
            <w:sz w:val="21"/>
            <w:szCs w:val="21"/>
          </w:rPr>
          <w:t xml:space="preserve">));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21D104D0" w14:textId="77777777" w:rsidR="0095042F" w:rsidRDefault="0095042F" w:rsidP="0095042F">
      <w:pPr>
        <w:shd w:val="clear" w:color="auto" w:fill="000000"/>
        <w:spacing w:line="285" w:lineRule="atLeast"/>
        <w:rPr>
          <w:ins w:id="1243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44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500</w:t>
        </w:r>
        <w:r>
          <w:rPr>
            <w:rFonts w:ascii="Consolas" w:hAnsi="Consolas"/>
            <w:color w:val="FFFFFF"/>
            <w:sz w:val="21"/>
            <w:szCs w:val="21"/>
          </w:rPr>
          <w:t xml:space="preserve">):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"Знижка 7%, до сплати: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-</w:t>
        </w:r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*</w:t>
        </w:r>
        <w:r>
          <w:rPr>
            <w:rFonts w:ascii="Consolas" w:hAnsi="Consolas"/>
            <w:color w:val="B5CEA8"/>
            <w:sz w:val="21"/>
            <w:szCs w:val="21"/>
          </w:rPr>
          <w:t>7</w:t>
        </w:r>
        <w:r>
          <w:rPr>
            <w:rFonts w:ascii="Consolas" w:hAnsi="Consolas"/>
            <w:color w:val="D4D4D4"/>
            <w:sz w:val="21"/>
            <w:szCs w:val="21"/>
          </w:rPr>
          <w:t>/</w:t>
        </w:r>
        <w:r>
          <w:rPr>
            <w:rFonts w:ascii="Consolas" w:hAnsi="Consolas"/>
            <w:color w:val="B5CEA8"/>
            <w:sz w:val="21"/>
            <w:szCs w:val="21"/>
          </w:rPr>
          <w:t>100</w:t>
        </w:r>
        <w:r>
          <w:rPr>
            <w:rFonts w:ascii="Consolas" w:hAnsi="Consolas"/>
            <w:color w:val="FFFFFF"/>
            <w:sz w:val="21"/>
            <w:szCs w:val="21"/>
          </w:rPr>
          <w:t xml:space="preserve">));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6AB26518" w14:textId="77777777" w:rsidR="0095042F" w:rsidRDefault="0095042F" w:rsidP="0095042F">
      <w:pPr>
        <w:shd w:val="clear" w:color="auto" w:fill="000000"/>
        <w:spacing w:line="285" w:lineRule="atLeast"/>
        <w:rPr>
          <w:ins w:id="1245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46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case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&lt;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200</w:t>
        </w:r>
        <w:r>
          <w:rPr>
            <w:rFonts w:ascii="Consolas" w:hAnsi="Consolas"/>
            <w:color w:val="FFFFFF"/>
            <w:sz w:val="21"/>
            <w:szCs w:val="21"/>
          </w:rPr>
          <w:t xml:space="preserve">):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"Знижки немає, до сплати: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58DD3923" w14:textId="77777777" w:rsidR="0095042F" w:rsidRDefault="0095042F" w:rsidP="0095042F">
      <w:pPr>
        <w:shd w:val="clear" w:color="auto" w:fill="000000"/>
        <w:spacing w:line="285" w:lineRule="atLeast"/>
        <w:rPr>
          <w:ins w:id="1247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48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 xml:space="preserve">  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default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: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"Помилка, введіть коректне значення!"</w:t>
        </w:r>
        <w:r>
          <w:rPr>
            <w:rFonts w:ascii="Consolas" w:hAnsi="Consolas"/>
            <w:color w:val="FFFFFF"/>
            <w:sz w:val="21"/>
            <w:szCs w:val="21"/>
          </w:rPr>
          <w:t xml:space="preserve">;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break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39E5D160" w14:textId="77777777" w:rsidR="0095042F" w:rsidRDefault="0095042F" w:rsidP="0095042F">
      <w:pPr>
        <w:shd w:val="clear" w:color="auto" w:fill="000000"/>
        <w:spacing w:line="285" w:lineRule="atLeast"/>
        <w:rPr>
          <w:ins w:id="1249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50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>    }</w:t>
        </w:r>
      </w:ins>
    </w:p>
    <w:p w14:paraId="409E2BAA" w14:textId="77777777" w:rsidR="0095042F" w:rsidRDefault="0095042F" w:rsidP="0095042F">
      <w:pPr>
        <w:shd w:val="clear" w:color="auto" w:fill="000000"/>
        <w:spacing w:line="285" w:lineRule="atLeast"/>
        <w:rPr>
          <w:ins w:id="1251" w:author="Роман Шарковський" w:date="2023-04-21T17:07:00Z"/>
          <w:rFonts w:ascii="Consolas" w:hAnsi="Consolas"/>
          <w:color w:val="FFFFFF"/>
          <w:sz w:val="21"/>
          <w:szCs w:val="21"/>
        </w:rPr>
      </w:pPr>
      <w:ins w:id="1252" w:author="Роман Шарковський" w:date="2023-04-21T17:07:00Z">
        <w:r>
          <w:rPr>
            <w:rFonts w:ascii="Consolas" w:hAnsi="Consolas"/>
            <w:color w:val="FFFFFF"/>
            <w:sz w:val="21"/>
            <w:szCs w:val="21"/>
          </w:rPr>
          <w:t>}    </w:t>
        </w:r>
      </w:ins>
    </w:p>
    <w:p w14:paraId="0EFDDFCB" w14:textId="77777777" w:rsidR="0095042F" w:rsidRDefault="0095042F" w:rsidP="0095042F">
      <w:pPr>
        <w:shd w:val="clear" w:color="auto" w:fill="000000"/>
        <w:spacing w:line="285" w:lineRule="atLeast"/>
        <w:rPr>
          <w:ins w:id="1253" w:author="Роман Шарковський" w:date="2023-04-21T17:07:00Z"/>
          <w:rFonts w:ascii="Consolas" w:hAnsi="Consolas"/>
          <w:color w:val="FFFFFF"/>
          <w:sz w:val="21"/>
          <w:szCs w:val="21"/>
        </w:rPr>
      </w:pPr>
    </w:p>
    <w:p w14:paraId="17384D60" w14:textId="6AF2DDB1" w:rsidR="0095042F" w:rsidRDefault="0095042F" w:rsidP="0095042F">
      <w:pPr>
        <w:spacing w:line="360" w:lineRule="auto"/>
        <w:rPr>
          <w:ins w:id="1254" w:author="Роман Шарковський" w:date="2023-04-21T17:07:00Z"/>
          <w:rFonts w:eastAsiaTheme="minorEastAsia"/>
          <w:sz w:val="28"/>
          <w:szCs w:val="28"/>
          <w:lang w:val="en-US"/>
        </w:rPr>
      </w:pPr>
    </w:p>
    <w:p w14:paraId="022FC312" w14:textId="61F39C03" w:rsidR="0095042F" w:rsidRDefault="0095042F" w:rsidP="0095042F">
      <w:pPr>
        <w:spacing w:line="360" w:lineRule="auto"/>
        <w:rPr>
          <w:ins w:id="1255" w:author="Роман Шарковський" w:date="2023-04-21T17:07:00Z"/>
          <w:rFonts w:eastAsiaTheme="minorEastAsia"/>
          <w:sz w:val="28"/>
          <w:szCs w:val="28"/>
        </w:rPr>
      </w:pPr>
      <w:ins w:id="1256" w:author="Роман Шарковський" w:date="2023-04-21T17:07:00Z">
        <w:r>
          <w:rPr>
            <w:rFonts w:eastAsiaTheme="minorEastAsia"/>
            <w:sz w:val="28"/>
            <w:szCs w:val="28"/>
          </w:rPr>
          <w:t>Результат виконання коду:</w:t>
        </w:r>
      </w:ins>
    </w:p>
    <w:p w14:paraId="59B50CEF" w14:textId="11BE119B" w:rsidR="0095042F" w:rsidRDefault="0095042F" w:rsidP="0095042F">
      <w:pPr>
        <w:spacing w:line="360" w:lineRule="auto"/>
        <w:rPr>
          <w:ins w:id="1257" w:author="Роман Шарковський" w:date="2023-04-21T17:07:00Z"/>
          <w:rFonts w:eastAsiaTheme="minorEastAsia"/>
          <w:sz w:val="28"/>
          <w:szCs w:val="28"/>
        </w:rPr>
      </w:pPr>
    </w:p>
    <w:p w14:paraId="43B6268C" w14:textId="3DF1AE63" w:rsidR="0095042F" w:rsidRDefault="0095042F" w:rsidP="0095042F">
      <w:pPr>
        <w:spacing w:line="360" w:lineRule="auto"/>
        <w:rPr>
          <w:ins w:id="1258" w:author="Роман Шарковський" w:date="2023-04-21T17:07:00Z"/>
          <w:rFonts w:eastAsiaTheme="minorEastAsia"/>
          <w:sz w:val="28"/>
          <w:szCs w:val="28"/>
        </w:rPr>
      </w:pPr>
    </w:p>
    <w:p w14:paraId="7BBBEA85" w14:textId="14BA93BB" w:rsidR="0095042F" w:rsidRDefault="0095042F" w:rsidP="0095042F">
      <w:pPr>
        <w:spacing w:line="360" w:lineRule="auto"/>
        <w:jc w:val="center"/>
        <w:rPr>
          <w:ins w:id="1259" w:author="Роман Шарковський" w:date="2023-04-21T17:09:00Z"/>
          <w:rFonts w:eastAsiaTheme="minorEastAsia"/>
          <w:sz w:val="28"/>
          <w:szCs w:val="28"/>
        </w:rPr>
      </w:pPr>
      <w:ins w:id="1260" w:author="Роман Шарковський" w:date="2023-04-21T17:08:00Z">
        <w:r w:rsidRPr="0095042F">
          <w:rPr>
            <w:rFonts w:eastAsiaTheme="minorEastAsia"/>
            <w:sz w:val="28"/>
            <w:szCs w:val="28"/>
          </w:rPr>
          <w:lastRenderedPageBreak/>
          <w:drawing>
            <wp:inline distT="0" distB="0" distL="0" distR="0" wp14:anchorId="292741BD" wp14:editId="366D2894">
              <wp:extent cx="3396341" cy="914400"/>
              <wp:effectExtent l="0" t="0" r="0" b="0"/>
              <wp:docPr id="254" name="Picture 2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98630" cy="9150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4C217DE" w14:textId="48E1C352" w:rsidR="0095042F" w:rsidRDefault="0095042F" w:rsidP="0095042F">
      <w:pPr>
        <w:spacing w:line="360" w:lineRule="auto"/>
        <w:jc w:val="center"/>
        <w:rPr>
          <w:ins w:id="1261" w:author="Роман Шарковський" w:date="2023-04-21T17:09:00Z"/>
          <w:rFonts w:eastAsiaTheme="minorEastAsia"/>
          <w:sz w:val="28"/>
          <w:szCs w:val="28"/>
        </w:rPr>
      </w:pPr>
      <w:ins w:id="1262" w:author="Роман Шарковський" w:date="2023-04-21T17:09:00Z">
        <w:r>
          <w:rPr>
            <w:rFonts w:eastAsiaTheme="minorEastAsia"/>
            <w:sz w:val="28"/>
            <w:szCs w:val="28"/>
          </w:rPr>
          <w:t>Рис. 4.5 Результат виконання коду</w:t>
        </w:r>
      </w:ins>
    </w:p>
    <w:p w14:paraId="180EF696" w14:textId="77777777" w:rsidR="0095042F" w:rsidRPr="0095042F" w:rsidRDefault="0095042F" w:rsidP="0095042F">
      <w:pPr>
        <w:spacing w:line="360" w:lineRule="auto"/>
        <w:jc w:val="center"/>
        <w:rPr>
          <w:ins w:id="1263" w:author="Роман Шарковський" w:date="2023-04-21T08:48:00Z"/>
          <w:rFonts w:eastAsiaTheme="minorEastAsia"/>
          <w:sz w:val="28"/>
          <w:szCs w:val="28"/>
          <w:rPrChange w:id="1264" w:author="Роман Шарковський" w:date="2023-04-21T17:09:00Z">
            <w:rPr>
              <w:ins w:id="1265" w:author="Роман Шарковський" w:date="2023-04-21T08:48:00Z"/>
              <w:rFonts w:eastAsiaTheme="minorEastAsia"/>
            </w:rPr>
          </w:rPrChange>
        </w:rPr>
        <w:pPrChange w:id="1266" w:author="Роман Шарковський" w:date="2023-04-21T17:08:00Z">
          <w:pPr>
            <w:pStyle w:val="ListParagraph"/>
            <w:numPr>
              <w:numId w:val="76"/>
            </w:numPr>
            <w:spacing w:line="360" w:lineRule="auto"/>
            <w:ind w:left="927" w:hanging="360"/>
          </w:pPr>
        </w:pPrChange>
      </w:pPr>
    </w:p>
    <w:p w14:paraId="76A778C6" w14:textId="11168B26" w:rsidR="00492032" w:rsidRDefault="00492032" w:rsidP="00492032">
      <w:pPr>
        <w:pStyle w:val="ListParagraph"/>
        <w:numPr>
          <w:ilvl w:val="0"/>
          <w:numId w:val="76"/>
        </w:numPr>
        <w:spacing w:line="360" w:lineRule="auto"/>
        <w:rPr>
          <w:ins w:id="1267" w:author="Роман Шарковський" w:date="2023-04-21T17:09:00Z"/>
          <w:rFonts w:eastAsiaTheme="minorEastAsia"/>
          <w:sz w:val="28"/>
          <w:szCs w:val="28"/>
        </w:rPr>
      </w:pPr>
      <w:ins w:id="1268" w:author="Роман Шарковський" w:date="2023-04-21T08:47:00Z">
        <w:r w:rsidRPr="00492032">
          <w:rPr>
            <w:rFonts w:eastAsiaTheme="minorEastAsia"/>
            <w:sz w:val="28"/>
            <w:szCs w:val="28"/>
          </w:rPr>
          <w:t xml:space="preserve">Запитати у користувача довжину кола та периметр квадрату. Визначити, чи може таке коло поміститися у зазначений квадрат. </w:t>
        </w:r>
      </w:ins>
    </w:p>
    <w:p w14:paraId="28E4DC31" w14:textId="339B12CD" w:rsidR="0095042F" w:rsidRDefault="0095042F" w:rsidP="0095042F">
      <w:pPr>
        <w:spacing w:line="360" w:lineRule="auto"/>
        <w:rPr>
          <w:ins w:id="1269" w:author="Роман Шарковський" w:date="2023-04-21T17:09:00Z"/>
          <w:rFonts w:eastAsiaTheme="minorEastAsia"/>
          <w:sz w:val="28"/>
          <w:szCs w:val="28"/>
        </w:rPr>
      </w:pPr>
    </w:p>
    <w:p w14:paraId="5F2D02FC" w14:textId="213FBB73" w:rsidR="0095042F" w:rsidRDefault="0095042F" w:rsidP="0095042F">
      <w:pPr>
        <w:spacing w:line="360" w:lineRule="auto"/>
        <w:rPr>
          <w:ins w:id="1270" w:author="Роман Шарковський" w:date="2023-04-21T17:17:00Z"/>
          <w:rFonts w:eastAsiaTheme="minorEastAsia"/>
          <w:sz w:val="28"/>
          <w:szCs w:val="28"/>
          <w:lang w:val="en-US"/>
        </w:rPr>
      </w:pPr>
      <w:ins w:id="1271" w:author="Роман Шарковський" w:date="2023-04-21T17:10:00Z">
        <w:r>
          <w:rPr>
            <w:rFonts w:eastAsiaTheme="minorEastAsia"/>
            <w:sz w:val="28"/>
            <w:szCs w:val="28"/>
          </w:rPr>
          <w:t xml:space="preserve">Для виконання цього завдання було обрано тернарну операцію (нам потрібно перевірити, чи </w:t>
        </w:r>
      </w:ins>
      <w:ins w:id="1272" w:author="Роман Шарковський" w:date="2023-04-21T17:17:00Z">
        <w:r>
          <w:rPr>
            <w:rFonts w:eastAsiaTheme="minorEastAsia"/>
            <w:sz w:val="28"/>
            <w:szCs w:val="28"/>
          </w:rPr>
          <w:t xml:space="preserve">діаметр </w:t>
        </w:r>
      </w:ins>
      <w:ins w:id="1273" w:author="Роман Шарковський" w:date="2023-04-21T17:10:00Z">
        <w:r>
          <w:rPr>
            <w:rFonts w:eastAsiaTheme="minorEastAsia"/>
            <w:sz w:val="28"/>
            <w:szCs w:val="28"/>
          </w:rPr>
          <w:t>кола менше чи дорівнює стороні кола</w:t>
        </w:r>
      </w:ins>
      <w:ins w:id="1274" w:author="Роман Шарковський" w:date="2023-04-21T17:16:00Z">
        <w:r>
          <w:rPr>
            <w:rFonts w:eastAsiaTheme="minorEastAsia"/>
            <w:sz w:val="28"/>
            <w:szCs w:val="28"/>
            <w:lang w:val="en-US"/>
          </w:rPr>
          <w:t>)</w:t>
        </w:r>
      </w:ins>
    </w:p>
    <w:p w14:paraId="2506F0D6" w14:textId="16521537" w:rsidR="0095042F" w:rsidRDefault="0095042F" w:rsidP="0095042F">
      <w:pPr>
        <w:spacing w:line="360" w:lineRule="auto"/>
        <w:rPr>
          <w:ins w:id="1275" w:author="Роман Шарковський" w:date="2023-04-21T17:17:00Z"/>
          <w:rFonts w:eastAsiaTheme="minorEastAsia"/>
          <w:sz w:val="28"/>
          <w:szCs w:val="28"/>
          <w:lang w:val="en-US"/>
        </w:rPr>
      </w:pPr>
    </w:p>
    <w:p w14:paraId="66049FCB" w14:textId="6ED4094B" w:rsidR="0095042F" w:rsidRDefault="0095042F" w:rsidP="0095042F">
      <w:pPr>
        <w:spacing w:line="360" w:lineRule="auto"/>
        <w:rPr>
          <w:ins w:id="1276" w:author="Роман Шарковський" w:date="2023-04-21T17:17:00Z"/>
          <w:rFonts w:eastAsiaTheme="minorEastAsia"/>
          <w:sz w:val="28"/>
          <w:szCs w:val="28"/>
        </w:rPr>
      </w:pPr>
      <w:ins w:id="1277" w:author="Роман Шарковський" w:date="2023-04-21T17:17:00Z">
        <w:r>
          <w:rPr>
            <w:rFonts w:eastAsiaTheme="minorEastAsia"/>
            <w:sz w:val="28"/>
            <w:szCs w:val="28"/>
          </w:rPr>
          <w:t>Лістинг програми:</w:t>
        </w:r>
      </w:ins>
    </w:p>
    <w:p w14:paraId="577585F8" w14:textId="43A5028C" w:rsidR="0095042F" w:rsidRDefault="0095042F" w:rsidP="0095042F">
      <w:pPr>
        <w:spacing w:line="360" w:lineRule="auto"/>
        <w:rPr>
          <w:ins w:id="1278" w:author="Роман Шарковський" w:date="2023-04-21T17:17:00Z"/>
          <w:rFonts w:eastAsiaTheme="minorEastAsia"/>
          <w:sz w:val="28"/>
          <w:szCs w:val="28"/>
          <w:lang w:val="en-US"/>
        </w:rPr>
      </w:pPr>
      <w:ins w:id="1279" w:author="Роман Шарковський" w:date="2023-04-21T17:17:00Z">
        <w:r>
          <w:rPr>
            <w:rFonts w:eastAsiaTheme="minorEastAsia"/>
            <w:sz w:val="28"/>
            <w:szCs w:val="28"/>
            <w:lang w:val="en-US"/>
          </w:rPr>
          <w:t>html:</w:t>
        </w:r>
      </w:ins>
    </w:p>
    <w:p w14:paraId="1CB8114D" w14:textId="77777777" w:rsidR="0095042F" w:rsidRDefault="0095042F" w:rsidP="0095042F">
      <w:pPr>
        <w:shd w:val="clear" w:color="auto" w:fill="000000"/>
        <w:spacing w:line="285" w:lineRule="atLeast"/>
        <w:rPr>
          <w:ins w:id="1280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81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C7C65E0" w14:textId="77777777" w:rsidR="0095042F" w:rsidRDefault="0095042F" w:rsidP="0095042F">
      <w:pPr>
        <w:shd w:val="clear" w:color="auto" w:fill="000000"/>
        <w:spacing w:line="285" w:lineRule="atLeast"/>
        <w:rPr>
          <w:ins w:id="1282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83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B5D3757" w14:textId="77777777" w:rsidR="0095042F" w:rsidRDefault="0095042F" w:rsidP="0095042F">
      <w:pPr>
        <w:shd w:val="clear" w:color="auto" w:fill="000000"/>
        <w:spacing w:line="285" w:lineRule="atLeast"/>
        <w:rPr>
          <w:ins w:id="1284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85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220CCD6" w14:textId="77777777" w:rsidR="0095042F" w:rsidRDefault="0095042F" w:rsidP="0095042F">
      <w:pPr>
        <w:shd w:val="clear" w:color="auto" w:fill="000000"/>
        <w:spacing w:line="285" w:lineRule="atLeast"/>
        <w:rPr>
          <w:ins w:id="1286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87" w:author="Роман Шарковський" w:date="2023-04-21T17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F5F0B7B" w14:textId="77777777" w:rsidR="0095042F" w:rsidRDefault="0095042F" w:rsidP="0095042F">
      <w:pPr>
        <w:shd w:val="clear" w:color="auto" w:fill="000000"/>
        <w:spacing w:line="285" w:lineRule="atLeast"/>
        <w:rPr>
          <w:ins w:id="1288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89" w:author="Роман Шарковський" w:date="2023-04-21T17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4.6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C482A13" w14:textId="77777777" w:rsidR="0095042F" w:rsidRDefault="0095042F" w:rsidP="0095042F">
      <w:pPr>
        <w:shd w:val="clear" w:color="auto" w:fill="000000"/>
        <w:spacing w:line="285" w:lineRule="atLeast"/>
        <w:rPr>
          <w:ins w:id="1290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91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783042E" w14:textId="77777777" w:rsidR="0095042F" w:rsidRDefault="0095042F" w:rsidP="0095042F">
      <w:pPr>
        <w:shd w:val="clear" w:color="auto" w:fill="000000"/>
        <w:spacing w:line="285" w:lineRule="atLeast"/>
        <w:rPr>
          <w:ins w:id="1292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93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8441420" w14:textId="77777777" w:rsidR="0095042F" w:rsidRDefault="0095042F" w:rsidP="0095042F">
      <w:pPr>
        <w:shd w:val="clear" w:color="auto" w:fill="000000"/>
        <w:spacing w:line="285" w:lineRule="atLeast"/>
        <w:rPr>
          <w:ins w:id="1294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95" w:author="Роман Шарковський" w:date="2023-04-21T17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Введіть довжину кола: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type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text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round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6C51167" w14:textId="77777777" w:rsidR="0095042F" w:rsidRDefault="0095042F" w:rsidP="0095042F">
      <w:pPr>
        <w:shd w:val="clear" w:color="auto" w:fill="000000"/>
        <w:spacing w:line="285" w:lineRule="atLeast"/>
        <w:rPr>
          <w:ins w:id="1296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97" w:author="Роман Шарковський" w:date="2023-04-21T17:17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Введіть периметр квадрата: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input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type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text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square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13966F9" w14:textId="77777777" w:rsidR="0095042F" w:rsidRDefault="0095042F" w:rsidP="0095042F">
      <w:pPr>
        <w:shd w:val="clear" w:color="auto" w:fill="000000"/>
        <w:spacing w:line="285" w:lineRule="atLeast"/>
        <w:rPr>
          <w:ins w:id="1298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299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OK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2302E08" w14:textId="77777777" w:rsidR="0095042F" w:rsidRDefault="0095042F" w:rsidP="0095042F">
      <w:pPr>
        <w:shd w:val="clear" w:color="auto" w:fill="000000"/>
        <w:spacing w:line="285" w:lineRule="atLeast"/>
        <w:rPr>
          <w:ins w:id="1300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301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D62BEFF" w14:textId="77777777" w:rsidR="0095042F" w:rsidRDefault="0095042F" w:rsidP="0095042F">
      <w:pPr>
        <w:shd w:val="clear" w:color="auto" w:fill="000000"/>
        <w:spacing w:line="285" w:lineRule="atLeast"/>
        <w:rPr>
          <w:ins w:id="1302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303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src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"t4.6 jscode.js"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0463186" w14:textId="77777777" w:rsidR="0095042F" w:rsidRDefault="0095042F" w:rsidP="0095042F">
      <w:pPr>
        <w:shd w:val="clear" w:color="auto" w:fill="000000"/>
        <w:spacing w:line="285" w:lineRule="atLeast"/>
        <w:rPr>
          <w:ins w:id="1304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305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FE6C94F" w14:textId="77777777" w:rsidR="0095042F" w:rsidRDefault="0095042F" w:rsidP="0095042F">
      <w:pPr>
        <w:shd w:val="clear" w:color="auto" w:fill="000000"/>
        <w:spacing w:line="285" w:lineRule="atLeast"/>
        <w:rPr>
          <w:ins w:id="1306" w:author="Роман Шарковський" w:date="2023-04-21T17:17:00Z"/>
          <w:rFonts w:ascii="Consolas" w:hAnsi="Consolas"/>
          <w:color w:val="FFFFFF"/>
          <w:sz w:val="21"/>
          <w:szCs w:val="21"/>
        </w:rPr>
      </w:pPr>
      <w:ins w:id="1307" w:author="Роман Шарковський" w:date="2023-04-21T17:17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C5F9D89" w14:textId="31A77282" w:rsidR="0095042F" w:rsidRDefault="0095042F" w:rsidP="0095042F">
      <w:pPr>
        <w:spacing w:line="360" w:lineRule="auto"/>
        <w:rPr>
          <w:ins w:id="1308" w:author="Роман Шарковський" w:date="2023-04-21T17:17:00Z"/>
          <w:rFonts w:eastAsiaTheme="minorEastAsia"/>
          <w:sz w:val="28"/>
          <w:szCs w:val="28"/>
          <w:lang w:val="en-US"/>
        </w:rPr>
      </w:pPr>
    </w:p>
    <w:p w14:paraId="7FE0B52C" w14:textId="61119950" w:rsidR="0095042F" w:rsidRDefault="0095042F" w:rsidP="0095042F">
      <w:pPr>
        <w:spacing w:line="360" w:lineRule="auto"/>
        <w:rPr>
          <w:ins w:id="1309" w:author="Роман Шарковський" w:date="2023-04-21T17:17:00Z"/>
          <w:rFonts w:eastAsiaTheme="minorEastAsia"/>
          <w:sz w:val="28"/>
          <w:szCs w:val="28"/>
          <w:lang w:val="en-US"/>
        </w:rPr>
      </w:pPr>
      <w:proofErr w:type="spellStart"/>
      <w:ins w:id="1310" w:author="Роман Шарковський" w:date="2023-04-21T17:17:00Z">
        <w:r>
          <w:rPr>
            <w:rFonts w:eastAsiaTheme="minorEastAsia"/>
            <w:sz w:val="28"/>
            <w:szCs w:val="28"/>
            <w:lang w:val="en-US"/>
          </w:rPr>
          <w:t>js</w:t>
        </w:r>
        <w:proofErr w:type="spellEnd"/>
        <w:r>
          <w:rPr>
            <w:rFonts w:eastAsiaTheme="minorEastAsia"/>
            <w:sz w:val="28"/>
            <w:szCs w:val="28"/>
            <w:lang w:val="en-US"/>
          </w:rPr>
          <w:t>:</w:t>
        </w:r>
      </w:ins>
    </w:p>
    <w:p w14:paraId="7D285344" w14:textId="77777777" w:rsidR="0095042F" w:rsidRDefault="0095042F" w:rsidP="0095042F">
      <w:pPr>
        <w:shd w:val="clear" w:color="auto" w:fill="000000"/>
        <w:spacing w:line="285" w:lineRule="atLeast"/>
        <w:rPr>
          <w:ins w:id="1311" w:author="Роман Шарковський" w:date="2023-04-21T17:18:00Z"/>
          <w:rFonts w:ascii="Consolas" w:hAnsi="Consolas"/>
          <w:color w:val="FFFFFF"/>
          <w:sz w:val="21"/>
          <w:szCs w:val="21"/>
        </w:rPr>
      </w:pPr>
      <w:proofErr w:type="spellStart"/>
      <w:ins w:id="1312" w:author="Роман Шарковський" w:date="2023-04-21T17:18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round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round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0F0F6339" w14:textId="77777777" w:rsidR="0095042F" w:rsidRDefault="0095042F" w:rsidP="0095042F">
      <w:pPr>
        <w:shd w:val="clear" w:color="auto" w:fill="000000"/>
        <w:spacing w:line="285" w:lineRule="atLeast"/>
        <w:rPr>
          <w:ins w:id="1313" w:author="Роман Шарковський" w:date="2023-04-21T17:18:00Z"/>
          <w:rFonts w:ascii="Consolas" w:hAnsi="Consolas"/>
          <w:color w:val="FFFFFF"/>
          <w:sz w:val="21"/>
          <w:szCs w:val="21"/>
        </w:rPr>
      </w:pPr>
      <w:proofErr w:type="spellStart"/>
      <w:ins w:id="1314" w:author="Роман Шарковський" w:date="2023-04-21T17:18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square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square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5C5E3D93" w14:textId="77777777" w:rsidR="0095042F" w:rsidRDefault="0095042F" w:rsidP="0095042F">
      <w:pPr>
        <w:shd w:val="clear" w:color="auto" w:fill="000000"/>
        <w:spacing w:line="285" w:lineRule="atLeast"/>
        <w:rPr>
          <w:ins w:id="1315" w:author="Роман Шарковський" w:date="2023-04-21T17:18:00Z"/>
          <w:rFonts w:ascii="Consolas" w:hAnsi="Consolas"/>
          <w:color w:val="FFFFFF"/>
          <w:sz w:val="21"/>
          <w:szCs w:val="21"/>
        </w:rPr>
      </w:pPr>
      <w:proofErr w:type="spellStart"/>
      <w:ins w:id="1316" w:author="Роман Шарковський" w:date="2023-04-21T17:18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266D0F43" w14:textId="77777777" w:rsidR="0095042F" w:rsidRDefault="0095042F" w:rsidP="0095042F">
      <w:pPr>
        <w:shd w:val="clear" w:color="auto" w:fill="000000"/>
        <w:spacing w:line="285" w:lineRule="atLeast"/>
        <w:rPr>
          <w:ins w:id="1317" w:author="Роман Шарковський" w:date="2023-04-21T17:18:00Z"/>
          <w:rFonts w:ascii="Consolas" w:hAnsi="Consolas"/>
          <w:color w:val="FFFFFF"/>
          <w:sz w:val="21"/>
          <w:szCs w:val="21"/>
        </w:rPr>
      </w:pPr>
      <w:proofErr w:type="spellStart"/>
      <w:ins w:id="1318" w:author="Роман Шарковський" w:date="2023-04-21T17:18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40EF5588" w14:textId="77777777" w:rsidR="0095042F" w:rsidRDefault="0095042F" w:rsidP="0095042F">
      <w:pPr>
        <w:shd w:val="clear" w:color="auto" w:fill="000000"/>
        <w:spacing w:line="285" w:lineRule="atLeast"/>
        <w:rPr>
          <w:ins w:id="1319" w:author="Роман Шарковський" w:date="2023-04-21T17:18:00Z"/>
          <w:rFonts w:ascii="Consolas" w:hAnsi="Consolas"/>
          <w:color w:val="FFFFFF"/>
          <w:sz w:val="21"/>
          <w:szCs w:val="21"/>
        </w:rPr>
      </w:pPr>
    </w:p>
    <w:p w14:paraId="38B1143B" w14:textId="77777777" w:rsidR="0095042F" w:rsidRDefault="0095042F" w:rsidP="0095042F">
      <w:pPr>
        <w:shd w:val="clear" w:color="auto" w:fill="000000"/>
        <w:spacing w:line="285" w:lineRule="atLeast"/>
        <w:rPr>
          <w:ins w:id="1320" w:author="Роман Шарковський" w:date="2023-04-21T17:18:00Z"/>
          <w:rFonts w:ascii="Consolas" w:hAnsi="Consolas"/>
          <w:color w:val="FFFFFF"/>
          <w:sz w:val="21"/>
          <w:szCs w:val="21"/>
        </w:rPr>
      </w:pPr>
      <w:ins w:id="1321" w:author="Роман Шарковський" w:date="2023-04-21T17:18:00Z"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addEventListener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click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7C61DC65" w14:textId="77777777" w:rsidR="0095042F" w:rsidRDefault="0095042F" w:rsidP="0095042F">
      <w:pPr>
        <w:shd w:val="clear" w:color="auto" w:fill="000000"/>
        <w:spacing w:line="285" w:lineRule="atLeast"/>
        <w:rPr>
          <w:ins w:id="1322" w:author="Роман Шарковський" w:date="2023-04-21T17:18:00Z"/>
          <w:rFonts w:ascii="Consolas" w:hAnsi="Consolas"/>
          <w:color w:val="FFFFFF"/>
          <w:sz w:val="21"/>
          <w:szCs w:val="21"/>
        </w:rPr>
      </w:pPr>
    </w:p>
    <w:p w14:paraId="5150FB09" w14:textId="77777777" w:rsidR="0095042F" w:rsidRDefault="0095042F" w:rsidP="0095042F">
      <w:pPr>
        <w:shd w:val="clear" w:color="auto" w:fill="000000"/>
        <w:spacing w:line="285" w:lineRule="atLeast"/>
        <w:rPr>
          <w:ins w:id="1323" w:author="Роман Шарковський" w:date="2023-04-21T17:18:00Z"/>
          <w:rFonts w:ascii="Consolas" w:hAnsi="Consolas"/>
          <w:color w:val="FFFFFF"/>
          <w:sz w:val="21"/>
          <w:szCs w:val="21"/>
        </w:rPr>
      </w:pPr>
      <w:proofErr w:type="spellStart"/>
      <w:ins w:id="1324" w:author="Роман Шарковський" w:date="2023-04-21T17:18:00Z">
        <w:r>
          <w:rPr>
            <w:rFonts w:ascii="Consolas" w:hAnsi="Consolas"/>
            <w:color w:val="569CD6"/>
            <w:sz w:val="21"/>
            <w:szCs w:val="21"/>
          </w:rPr>
          <w:t>function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()</w:t>
        </w:r>
      </w:ins>
    </w:p>
    <w:p w14:paraId="2ABB7B49" w14:textId="77777777" w:rsidR="0095042F" w:rsidRDefault="0095042F" w:rsidP="0095042F">
      <w:pPr>
        <w:shd w:val="clear" w:color="auto" w:fill="000000"/>
        <w:spacing w:line="285" w:lineRule="atLeast"/>
        <w:rPr>
          <w:ins w:id="1325" w:author="Роман Шарковський" w:date="2023-04-21T17:18:00Z"/>
          <w:rFonts w:ascii="Consolas" w:hAnsi="Consolas"/>
          <w:color w:val="FFFFFF"/>
          <w:sz w:val="21"/>
          <w:szCs w:val="21"/>
        </w:rPr>
      </w:pPr>
      <w:ins w:id="1326" w:author="Роман Шарковський" w:date="2023-04-21T17:18:00Z">
        <w:r>
          <w:rPr>
            <w:rFonts w:ascii="Consolas" w:hAnsi="Consolas"/>
            <w:color w:val="FFFFFF"/>
            <w:sz w:val="21"/>
            <w:szCs w:val="21"/>
          </w:rPr>
          <w:t>{</w:t>
        </w:r>
      </w:ins>
    </w:p>
    <w:p w14:paraId="75757263" w14:textId="77777777" w:rsidR="0095042F" w:rsidRDefault="0095042F" w:rsidP="0095042F">
      <w:pPr>
        <w:shd w:val="clear" w:color="auto" w:fill="000000"/>
        <w:spacing w:line="285" w:lineRule="atLeast"/>
        <w:rPr>
          <w:ins w:id="1327" w:author="Роман Шарковський" w:date="2023-04-21T17:18:00Z"/>
          <w:rFonts w:ascii="Consolas" w:hAnsi="Consolas"/>
          <w:color w:val="FFFFFF"/>
          <w:sz w:val="21"/>
          <w:szCs w:val="21"/>
        </w:rPr>
      </w:pPr>
      <w:proofErr w:type="spellStart"/>
      <w:ins w:id="1328" w:author="Роман Шарковський" w:date="2023-04-21T17:18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sqare_side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square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value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/</w:t>
        </w:r>
        <w:r>
          <w:rPr>
            <w:rFonts w:ascii="Consolas" w:hAnsi="Consolas"/>
            <w:color w:val="B5CEA8"/>
            <w:sz w:val="21"/>
            <w:szCs w:val="21"/>
          </w:rPr>
          <w:t>4</w:t>
        </w:r>
      </w:ins>
    </w:p>
    <w:p w14:paraId="35B23C1F" w14:textId="77777777" w:rsidR="0095042F" w:rsidRDefault="0095042F" w:rsidP="0095042F">
      <w:pPr>
        <w:shd w:val="clear" w:color="auto" w:fill="000000"/>
        <w:spacing w:line="285" w:lineRule="atLeast"/>
        <w:rPr>
          <w:ins w:id="1329" w:author="Роман Шарковський" w:date="2023-04-21T17:18:00Z"/>
          <w:rFonts w:ascii="Consolas" w:hAnsi="Consolas"/>
          <w:color w:val="FFFFFF"/>
          <w:sz w:val="21"/>
          <w:szCs w:val="21"/>
        </w:rPr>
      </w:pPr>
      <w:proofErr w:type="spellStart"/>
      <w:ins w:id="1330" w:author="Роман Шарковський" w:date="2023-04-21T17:18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round_radius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round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value</w:t>
        </w:r>
        <w:proofErr w:type="spellEnd"/>
        <w:r>
          <w:rPr>
            <w:rFonts w:ascii="Consolas" w:hAnsi="Consolas"/>
            <w:color w:val="D4D4D4"/>
            <w:sz w:val="21"/>
            <w:szCs w:val="21"/>
          </w:rPr>
          <w:t>/</w:t>
        </w:r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Math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PI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</w:t>
        </w:r>
      </w:ins>
    </w:p>
    <w:p w14:paraId="7B337A6F" w14:textId="48689362" w:rsidR="0095042F" w:rsidRDefault="0095042F" w:rsidP="0095042F">
      <w:pPr>
        <w:spacing w:line="360" w:lineRule="auto"/>
        <w:rPr>
          <w:ins w:id="1331" w:author="Роман Шарковський" w:date="2023-04-21T17:18:00Z"/>
          <w:rFonts w:eastAsiaTheme="minorEastAsia"/>
          <w:sz w:val="28"/>
          <w:szCs w:val="28"/>
          <w:lang w:val="en-US"/>
        </w:rPr>
      </w:pPr>
    </w:p>
    <w:p w14:paraId="6EEAE114" w14:textId="43C9AB3C" w:rsidR="0095042F" w:rsidRDefault="0095042F" w:rsidP="0095042F">
      <w:pPr>
        <w:spacing w:line="360" w:lineRule="auto"/>
        <w:rPr>
          <w:ins w:id="1332" w:author="Роман Шарковський" w:date="2023-04-21T17:18:00Z"/>
          <w:rFonts w:eastAsiaTheme="minorEastAsia"/>
          <w:sz w:val="28"/>
          <w:szCs w:val="28"/>
          <w:lang w:val="en-US"/>
        </w:rPr>
      </w:pPr>
    </w:p>
    <w:p w14:paraId="79474AEF" w14:textId="77777777" w:rsidR="0095042F" w:rsidRDefault="0095042F" w:rsidP="0095042F">
      <w:pPr>
        <w:shd w:val="clear" w:color="auto" w:fill="000000"/>
        <w:spacing w:line="285" w:lineRule="atLeast"/>
        <w:rPr>
          <w:ins w:id="1333" w:author="Роман Шарковський" w:date="2023-04-21T17:18:00Z"/>
          <w:rFonts w:ascii="Consolas" w:hAnsi="Consolas"/>
          <w:color w:val="FFFFFF"/>
          <w:sz w:val="21"/>
          <w:szCs w:val="21"/>
        </w:rPr>
      </w:pPr>
      <w:proofErr w:type="spellStart"/>
      <w:ins w:id="1334" w:author="Роман Шарковський" w:date="2023-04-21T17:18:00Z">
        <w:r>
          <w:rPr>
            <w:rFonts w:ascii="Consolas" w:hAnsi="Consolas"/>
            <w:color w:val="9CDCFE"/>
            <w:sz w:val="21"/>
            <w:szCs w:val="21"/>
          </w:rPr>
          <w:lastRenderedPageBreak/>
          <w:t>sqare_side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&amp;&amp;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round_radius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  <w:r>
          <w:rPr>
            <w:rFonts w:ascii="Consolas" w:hAnsi="Consolas"/>
            <w:color w:val="D4D4D4"/>
            <w:sz w:val="21"/>
            <w:szCs w:val="21"/>
          </w:rPr>
          <w:t>?</w:t>
        </w:r>
        <w:r>
          <w:rPr>
            <w:rFonts w:ascii="Consolas" w:hAnsi="Consolas"/>
            <w:color w:val="FFFFFF"/>
            <w:sz w:val="21"/>
            <w:szCs w:val="21"/>
          </w:rPr>
          <w:t>(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sqare_side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&gt;=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round_radius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?</w:t>
        </w:r>
      </w:ins>
    </w:p>
    <w:p w14:paraId="0BB9225C" w14:textId="24FC2C96" w:rsidR="0095042F" w:rsidRDefault="0095042F" w:rsidP="0095042F">
      <w:pPr>
        <w:shd w:val="clear" w:color="auto" w:fill="000000"/>
        <w:spacing w:line="285" w:lineRule="atLeast"/>
        <w:rPr>
          <w:ins w:id="1335" w:author="Роман Шарковський" w:date="2023-04-21T17:18:00Z"/>
          <w:rFonts w:ascii="Consolas" w:hAnsi="Consolas"/>
          <w:color w:val="CE9178"/>
          <w:sz w:val="21"/>
          <w:szCs w:val="21"/>
        </w:rPr>
      </w:pPr>
      <w:ins w:id="1336" w:author="Роман Шарковський" w:date="2023-04-21T17:18:00Z"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"Коло поміститься"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: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"Коло не</w:t>
        </w:r>
      </w:ins>
    </w:p>
    <w:p w14:paraId="43025CC7" w14:textId="5C1AD062" w:rsidR="0095042F" w:rsidRDefault="0095042F" w:rsidP="0095042F">
      <w:pPr>
        <w:shd w:val="clear" w:color="auto" w:fill="000000"/>
        <w:spacing w:line="285" w:lineRule="atLeast"/>
        <w:rPr>
          <w:ins w:id="1337" w:author="Роман Шарковський" w:date="2023-04-21T17:18:00Z"/>
          <w:rFonts w:ascii="Consolas" w:hAnsi="Consolas"/>
          <w:color w:val="FFFFFF"/>
          <w:sz w:val="21"/>
          <w:szCs w:val="21"/>
        </w:rPr>
      </w:pPr>
      <w:ins w:id="1338" w:author="Роман Шарковський" w:date="2023-04-21T17:18:00Z">
        <w:r>
          <w:rPr>
            <w:rFonts w:ascii="Consolas" w:hAnsi="Consolas"/>
            <w:color w:val="CE9178"/>
            <w:sz w:val="21"/>
            <w:szCs w:val="21"/>
          </w:rPr>
          <w:t>поміститься"</w:t>
        </w:r>
        <w:r>
          <w:rPr>
            <w:rFonts w:ascii="Consolas" w:hAnsi="Consolas"/>
            <w:color w:val="FFFFFF"/>
            <w:sz w:val="21"/>
            <w:szCs w:val="21"/>
          </w:rPr>
          <w:t xml:space="preserve">) </w:t>
        </w:r>
        <w:r>
          <w:rPr>
            <w:rFonts w:ascii="Consolas" w:hAnsi="Consolas"/>
            <w:color w:val="D4D4D4"/>
            <w:sz w:val="21"/>
            <w:szCs w:val="21"/>
          </w:rPr>
          <w:t>: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"Помилка, введіть коректне значення!"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</w:ins>
    </w:p>
    <w:p w14:paraId="4CAE29B4" w14:textId="77777777" w:rsidR="0095042F" w:rsidRDefault="0095042F" w:rsidP="0095042F">
      <w:pPr>
        <w:shd w:val="clear" w:color="auto" w:fill="000000"/>
        <w:spacing w:line="285" w:lineRule="atLeast"/>
        <w:rPr>
          <w:ins w:id="1339" w:author="Роман Шарковський" w:date="2023-04-21T17:18:00Z"/>
          <w:rFonts w:ascii="Consolas" w:hAnsi="Consolas"/>
          <w:color w:val="FFFFFF"/>
          <w:sz w:val="21"/>
          <w:szCs w:val="21"/>
        </w:rPr>
      </w:pPr>
      <w:ins w:id="1340" w:author="Роман Шарковський" w:date="2023-04-21T17:18:00Z">
        <w:r>
          <w:rPr>
            <w:rFonts w:ascii="Consolas" w:hAnsi="Consolas"/>
            <w:color w:val="FFFFFF"/>
            <w:sz w:val="21"/>
            <w:szCs w:val="21"/>
          </w:rPr>
          <w:t xml:space="preserve">} </w:t>
        </w:r>
      </w:ins>
    </w:p>
    <w:p w14:paraId="2ABAF716" w14:textId="5BBE1398" w:rsidR="0095042F" w:rsidRDefault="0095042F" w:rsidP="0095042F">
      <w:pPr>
        <w:spacing w:line="360" w:lineRule="auto"/>
        <w:rPr>
          <w:ins w:id="1341" w:author="Роман Шарковський" w:date="2023-04-21T17:18:00Z"/>
          <w:rFonts w:eastAsiaTheme="minorEastAsia"/>
          <w:sz w:val="28"/>
          <w:szCs w:val="28"/>
          <w:lang w:val="en-US"/>
        </w:rPr>
      </w:pPr>
    </w:p>
    <w:p w14:paraId="260292B3" w14:textId="61799D2D" w:rsidR="0095042F" w:rsidRDefault="0095042F" w:rsidP="0095042F">
      <w:pPr>
        <w:spacing w:line="360" w:lineRule="auto"/>
        <w:rPr>
          <w:ins w:id="1342" w:author="Роман Шарковський" w:date="2023-04-21T17:18:00Z"/>
          <w:rFonts w:eastAsiaTheme="minorEastAsia"/>
          <w:sz w:val="28"/>
          <w:szCs w:val="28"/>
        </w:rPr>
      </w:pPr>
      <w:ins w:id="1343" w:author="Роман Шарковський" w:date="2023-04-21T17:18:00Z">
        <w:r>
          <w:rPr>
            <w:rFonts w:eastAsiaTheme="minorEastAsia"/>
            <w:sz w:val="28"/>
            <w:szCs w:val="28"/>
          </w:rPr>
          <w:t>Результат виконання коду:</w:t>
        </w:r>
      </w:ins>
    </w:p>
    <w:p w14:paraId="118FAE74" w14:textId="4CA6BA33" w:rsidR="0095042F" w:rsidRDefault="0095042F" w:rsidP="0095042F">
      <w:pPr>
        <w:spacing w:line="360" w:lineRule="auto"/>
        <w:jc w:val="center"/>
        <w:rPr>
          <w:ins w:id="1344" w:author="Роман Шарковський" w:date="2023-04-21T17:19:00Z"/>
          <w:rFonts w:eastAsiaTheme="minorEastAsia"/>
          <w:sz w:val="28"/>
          <w:szCs w:val="28"/>
        </w:rPr>
      </w:pPr>
      <w:ins w:id="1345" w:author="Роман Шарковський" w:date="2023-04-21T17:19:00Z">
        <w:r w:rsidRPr="0095042F">
          <w:rPr>
            <w:rFonts w:eastAsiaTheme="minorEastAsia"/>
            <w:sz w:val="28"/>
            <w:szCs w:val="28"/>
          </w:rPr>
          <w:drawing>
            <wp:inline distT="0" distB="0" distL="0" distR="0" wp14:anchorId="5B4A85D3" wp14:editId="26B36E99">
              <wp:extent cx="2983821" cy="1104900"/>
              <wp:effectExtent l="0" t="0" r="7620" b="0"/>
              <wp:docPr id="255" name="Picture 25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85784" cy="110562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3420F78" w14:textId="4EE008B2" w:rsidR="0095042F" w:rsidRDefault="0095042F" w:rsidP="0095042F">
      <w:pPr>
        <w:spacing w:line="360" w:lineRule="auto"/>
        <w:jc w:val="center"/>
        <w:rPr>
          <w:ins w:id="1346" w:author="Роман Шарковський" w:date="2023-04-21T17:19:00Z"/>
          <w:rFonts w:eastAsiaTheme="minorEastAsia"/>
          <w:sz w:val="28"/>
          <w:szCs w:val="28"/>
        </w:rPr>
      </w:pPr>
      <w:ins w:id="1347" w:author="Роман Шарковський" w:date="2023-04-21T17:19:00Z">
        <w:r>
          <w:rPr>
            <w:rFonts w:eastAsiaTheme="minorEastAsia"/>
            <w:sz w:val="28"/>
            <w:szCs w:val="28"/>
          </w:rPr>
          <w:t>Рис. 4.6 Результат виконання коду</w:t>
        </w:r>
      </w:ins>
    </w:p>
    <w:p w14:paraId="03BA78EC" w14:textId="77777777" w:rsidR="0095042F" w:rsidRPr="0095042F" w:rsidRDefault="0095042F" w:rsidP="0095042F">
      <w:pPr>
        <w:spacing w:line="360" w:lineRule="auto"/>
        <w:jc w:val="center"/>
        <w:rPr>
          <w:ins w:id="1348" w:author="Роман Шарковський" w:date="2023-04-21T17:18:00Z"/>
          <w:rFonts w:eastAsiaTheme="minorEastAsia"/>
          <w:sz w:val="28"/>
          <w:szCs w:val="28"/>
          <w:rPrChange w:id="1349" w:author="Роман Шарковський" w:date="2023-04-21T17:19:00Z">
            <w:rPr>
              <w:ins w:id="1350" w:author="Роман Шарковський" w:date="2023-04-21T17:18:00Z"/>
              <w:rFonts w:eastAsiaTheme="minorEastAsia"/>
              <w:sz w:val="28"/>
              <w:szCs w:val="28"/>
              <w:lang w:val="en-US"/>
            </w:rPr>
          </w:rPrChange>
        </w:rPr>
        <w:pPrChange w:id="1351" w:author="Роман Шарковський" w:date="2023-04-21T17:19:00Z">
          <w:pPr>
            <w:spacing w:line="360" w:lineRule="auto"/>
          </w:pPr>
        </w:pPrChange>
      </w:pPr>
    </w:p>
    <w:p w14:paraId="5EDC2793" w14:textId="23BDAA90" w:rsidR="00DE7D49" w:rsidRDefault="00492032" w:rsidP="00492032">
      <w:pPr>
        <w:pStyle w:val="ListParagraph"/>
        <w:numPr>
          <w:ilvl w:val="0"/>
          <w:numId w:val="76"/>
        </w:numPr>
        <w:spacing w:line="360" w:lineRule="auto"/>
        <w:rPr>
          <w:ins w:id="1352" w:author="Роман Шарковський" w:date="2023-04-21T17:19:00Z"/>
          <w:rFonts w:eastAsiaTheme="minorEastAsia"/>
          <w:sz w:val="28"/>
          <w:szCs w:val="28"/>
        </w:rPr>
      </w:pPr>
      <w:ins w:id="1353" w:author="Роман Шарковський" w:date="2023-04-21T08:47:00Z">
        <w:r w:rsidRPr="00492032">
          <w:rPr>
            <w:rFonts w:eastAsiaTheme="minorEastAsia"/>
            <w:sz w:val="28"/>
            <w:szCs w:val="28"/>
          </w:rPr>
          <w:t>Задати користувачеві 3 питання, у кожному питанні по 3 варіанти відповіді. За кожну правильну відповідь нараховується 2 бали. Після запитань виведіть користувачеві кількість набраних балів.</w:t>
        </w:r>
      </w:ins>
    </w:p>
    <w:p w14:paraId="3E450BF6" w14:textId="3A7C2E53" w:rsidR="0095042F" w:rsidRDefault="0095042F" w:rsidP="0095042F">
      <w:pPr>
        <w:spacing w:line="360" w:lineRule="auto"/>
        <w:rPr>
          <w:ins w:id="1354" w:author="Роман Шарковський" w:date="2023-04-21T17:19:00Z"/>
          <w:rFonts w:eastAsiaTheme="minorEastAsia"/>
          <w:sz w:val="28"/>
          <w:szCs w:val="28"/>
        </w:rPr>
      </w:pPr>
    </w:p>
    <w:p w14:paraId="4909EFE2" w14:textId="21426FDB" w:rsidR="0095042F" w:rsidRDefault="0095042F" w:rsidP="0095042F">
      <w:pPr>
        <w:spacing w:line="360" w:lineRule="auto"/>
        <w:rPr>
          <w:ins w:id="1355" w:author="Роман Шарковський" w:date="2023-04-21T17:20:00Z"/>
          <w:rFonts w:eastAsiaTheme="minorEastAsia"/>
          <w:sz w:val="28"/>
          <w:szCs w:val="28"/>
        </w:rPr>
      </w:pPr>
      <w:ins w:id="1356" w:author="Роман Шарковський" w:date="2023-04-21T17:19:00Z">
        <w:r>
          <w:rPr>
            <w:rFonts w:eastAsiaTheme="minorEastAsia"/>
            <w:sz w:val="28"/>
            <w:szCs w:val="28"/>
          </w:rPr>
          <w:t>Д</w:t>
        </w:r>
      </w:ins>
      <w:ins w:id="1357" w:author="Роман Шарковський" w:date="2023-04-21T17:20:00Z">
        <w:r>
          <w:rPr>
            <w:rFonts w:eastAsiaTheme="minorEastAsia"/>
            <w:sz w:val="28"/>
            <w:szCs w:val="28"/>
          </w:rPr>
          <w:t xml:space="preserve">ля цього завдання було обрано оператор </w:t>
        </w:r>
        <w:r>
          <w:rPr>
            <w:rFonts w:eastAsiaTheme="minorEastAsia"/>
            <w:sz w:val="28"/>
            <w:szCs w:val="28"/>
            <w:lang w:val="en-US"/>
          </w:rPr>
          <w:t xml:space="preserve">if, </w:t>
        </w:r>
        <w:r>
          <w:rPr>
            <w:rFonts w:eastAsiaTheme="minorEastAsia"/>
            <w:sz w:val="28"/>
            <w:szCs w:val="28"/>
          </w:rPr>
          <w:t>бо кожне запитання має лише правильну відповідь, та всі інші – неправильні.</w:t>
        </w:r>
      </w:ins>
    </w:p>
    <w:p w14:paraId="0CC9E048" w14:textId="37ADD4B7" w:rsidR="0095042F" w:rsidRDefault="0095042F" w:rsidP="0095042F">
      <w:pPr>
        <w:spacing w:line="360" w:lineRule="auto"/>
        <w:rPr>
          <w:ins w:id="1358" w:author="Роман Шарковський" w:date="2023-04-21T17:20:00Z"/>
          <w:rFonts w:eastAsiaTheme="minorEastAsia"/>
          <w:sz w:val="28"/>
          <w:szCs w:val="28"/>
        </w:rPr>
      </w:pPr>
    </w:p>
    <w:p w14:paraId="22C650EA" w14:textId="703584B4" w:rsidR="0095042F" w:rsidRDefault="0095042F" w:rsidP="0095042F">
      <w:pPr>
        <w:spacing w:line="360" w:lineRule="auto"/>
        <w:rPr>
          <w:ins w:id="1359" w:author="Роман Шарковський" w:date="2023-04-21T17:20:00Z"/>
          <w:rFonts w:eastAsiaTheme="minorEastAsia"/>
          <w:sz w:val="28"/>
          <w:szCs w:val="28"/>
        </w:rPr>
      </w:pPr>
      <w:ins w:id="1360" w:author="Роман Шарковський" w:date="2023-04-21T17:20:00Z">
        <w:r>
          <w:rPr>
            <w:rFonts w:eastAsiaTheme="minorEastAsia"/>
            <w:sz w:val="28"/>
            <w:szCs w:val="28"/>
          </w:rPr>
          <w:t>Лістинг програми:</w:t>
        </w:r>
      </w:ins>
    </w:p>
    <w:p w14:paraId="5030E0DB" w14:textId="4C82CEA1" w:rsidR="0095042F" w:rsidRDefault="0095042F" w:rsidP="0095042F">
      <w:pPr>
        <w:spacing w:line="360" w:lineRule="auto"/>
        <w:rPr>
          <w:ins w:id="1361" w:author="Роман Шарковський" w:date="2023-04-21T17:20:00Z"/>
          <w:rFonts w:eastAsiaTheme="minorEastAsia"/>
          <w:sz w:val="28"/>
          <w:szCs w:val="28"/>
          <w:lang w:val="en-US"/>
        </w:rPr>
      </w:pPr>
      <w:ins w:id="1362" w:author="Роман Шарковський" w:date="2023-04-21T17:20:00Z">
        <w:r>
          <w:rPr>
            <w:rFonts w:eastAsiaTheme="minorEastAsia"/>
            <w:sz w:val="28"/>
            <w:szCs w:val="28"/>
            <w:lang w:val="en-US"/>
          </w:rPr>
          <w:t>html:</w:t>
        </w:r>
      </w:ins>
    </w:p>
    <w:p w14:paraId="46F9A804" w14:textId="77777777" w:rsidR="0095042F" w:rsidRDefault="0095042F" w:rsidP="0095042F">
      <w:pPr>
        <w:shd w:val="clear" w:color="auto" w:fill="000000"/>
        <w:spacing w:line="285" w:lineRule="atLeast"/>
        <w:rPr>
          <w:ins w:id="1363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64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&lt;!</w:t>
        </w:r>
        <w:r>
          <w:rPr>
            <w:rFonts w:ascii="Consolas" w:hAnsi="Consolas"/>
            <w:color w:val="569CD6"/>
            <w:sz w:val="21"/>
            <w:szCs w:val="21"/>
          </w:rPr>
          <w:t>DOCTYPE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2AF8089" w14:textId="77777777" w:rsidR="0095042F" w:rsidRDefault="0095042F" w:rsidP="0095042F">
      <w:pPr>
        <w:shd w:val="clear" w:color="auto" w:fill="000000"/>
        <w:spacing w:line="285" w:lineRule="atLeast"/>
        <w:rPr>
          <w:ins w:id="1365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66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lang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en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1E2F4DD" w14:textId="77777777" w:rsidR="0095042F" w:rsidRDefault="0095042F" w:rsidP="0095042F">
      <w:pPr>
        <w:shd w:val="clear" w:color="auto" w:fill="000000"/>
        <w:spacing w:line="285" w:lineRule="atLeast"/>
        <w:rPr>
          <w:ins w:id="1367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68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AD8AE1C" w14:textId="77777777" w:rsidR="0095042F" w:rsidRDefault="0095042F" w:rsidP="0095042F">
      <w:pPr>
        <w:shd w:val="clear" w:color="auto" w:fill="000000"/>
        <w:spacing w:line="285" w:lineRule="atLeast"/>
        <w:rPr>
          <w:ins w:id="1369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70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meta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charset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"UTF-8"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59C2A42" w14:textId="77777777" w:rsidR="0095042F" w:rsidRDefault="0095042F" w:rsidP="0095042F">
      <w:pPr>
        <w:shd w:val="clear" w:color="auto" w:fill="000000"/>
        <w:spacing w:line="285" w:lineRule="atLeast"/>
        <w:rPr>
          <w:ins w:id="1371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72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Task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4.7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title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30E07C2" w14:textId="77777777" w:rsidR="0095042F" w:rsidRDefault="0095042F" w:rsidP="0095042F">
      <w:pPr>
        <w:shd w:val="clear" w:color="auto" w:fill="000000"/>
        <w:spacing w:line="285" w:lineRule="atLeast"/>
        <w:rPr>
          <w:ins w:id="1373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74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head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C4C78E4" w14:textId="77777777" w:rsidR="0095042F" w:rsidRDefault="0095042F" w:rsidP="0095042F">
      <w:pPr>
        <w:shd w:val="clear" w:color="auto" w:fill="000000"/>
        <w:spacing w:line="285" w:lineRule="atLeast"/>
        <w:rPr>
          <w:ins w:id="1375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76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CC68D61" w14:textId="77777777" w:rsidR="0095042F" w:rsidRDefault="0095042F" w:rsidP="0095042F">
      <w:pPr>
        <w:shd w:val="clear" w:color="auto" w:fill="000000"/>
        <w:spacing w:line="285" w:lineRule="atLeast"/>
        <w:rPr>
          <w:ins w:id="1377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78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Пройдіть тестування: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82AB82E" w14:textId="77777777" w:rsidR="0095042F" w:rsidRDefault="0095042F" w:rsidP="0095042F">
      <w:pPr>
        <w:shd w:val="clear" w:color="auto" w:fill="000000"/>
        <w:spacing w:line="285" w:lineRule="atLeast"/>
        <w:rPr>
          <w:ins w:id="1379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80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9E86C97" w14:textId="77777777" w:rsidR="0095042F" w:rsidRDefault="0095042F" w:rsidP="0095042F">
      <w:pPr>
        <w:shd w:val="clear" w:color="auto" w:fill="000000"/>
        <w:spacing w:line="285" w:lineRule="atLeast"/>
        <w:rPr>
          <w:ins w:id="1381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82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1) Який зараз рік?</w:t>
        </w:r>
      </w:ins>
    </w:p>
    <w:p w14:paraId="249AB952" w14:textId="77777777" w:rsidR="0095042F" w:rsidRDefault="0095042F" w:rsidP="0095042F">
      <w:pPr>
        <w:shd w:val="clear" w:color="auto" w:fill="000000"/>
        <w:spacing w:line="285" w:lineRule="atLeast"/>
        <w:rPr>
          <w:ins w:id="1383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84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select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"input_1"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EC437CF" w14:textId="77777777" w:rsidR="0095042F" w:rsidRDefault="0095042F" w:rsidP="0095042F">
      <w:pPr>
        <w:shd w:val="clear" w:color="auto" w:fill="000000"/>
        <w:spacing w:line="285" w:lineRule="atLeast"/>
        <w:rPr>
          <w:ins w:id="1385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86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2022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89DE2CE" w14:textId="77777777" w:rsidR="0095042F" w:rsidRDefault="0095042F" w:rsidP="0095042F">
      <w:pPr>
        <w:shd w:val="clear" w:color="auto" w:fill="000000"/>
        <w:spacing w:line="285" w:lineRule="atLeast"/>
        <w:rPr>
          <w:ins w:id="1387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88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2023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C12D42C" w14:textId="77777777" w:rsidR="0095042F" w:rsidRDefault="0095042F" w:rsidP="0095042F">
      <w:pPr>
        <w:shd w:val="clear" w:color="auto" w:fill="000000"/>
        <w:spacing w:line="285" w:lineRule="atLeast"/>
        <w:rPr>
          <w:ins w:id="1389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90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2024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96285F0" w14:textId="77777777" w:rsidR="0095042F" w:rsidRDefault="0095042F" w:rsidP="0095042F">
      <w:pPr>
        <w:shd w:val="clear" w:color="auto" w:fill="000000"/>
        <w:spacing w:line="285" w:lineRule="atLeast"/>
        <w:rPr>
          <w:ins w:id="1391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92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select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3B8F585" w14:textId="77777777" w:rsidR="0095042F" w:rsidRDefault="0095042F" w:rsidP="0095042F">
      <w:pPr>
        <w:shd w:val="clear" w:color="auto" w:fill="000000"/>
        <w:spacing w:line="285" w:lineRule="atLeast"/>
        <w:rPr>
          <w:ins w:id="1393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94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9AFC50A" w14:textId="77777777" w:rsidR="0095042F" w:rsidRDefault="0095042F" w:rsidP="0095042F">
      <w:pPr>
        <w:shd w:val="clear" w:color="auto" w:fill="000000"/>
        <w:spacing w:line="285" w:lineRule="atLeast"/>
        <w:rPr>
          <w:ins w:id="1395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96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2) Скільки триває доба?</w:t>
        </w:r>
      </w:ins>
    </w:p>
    <w:p w14:paraId="3726BC51" w14:textId="77777777" w:rsidR="0095042F" w:rsidRDefault="0095042F" w:rsidP="0095042F">
      <w:pPr>
        <w:shd w:val="clear" w:color="auto" w:fill="000000"/>
        <w:spacing w:line="285" w:lineRule="atLeast"/>
        <w:rPr>
          <w:ins w:id="1397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398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select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"input_2"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413454B" w14:textId="77777777" w:rsidR="0095042F" w:rsidRDefault="0095042F" w:rsidP="0095042F">
      <w:pPr>
        <w:shd w:val="clear" w:color="auto" w:fill="000000"/>
        <w:spacing w:line="285" w:lineRule="atLeast"/>
        <w:rPr>
          <w:ins w:id="1399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00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24 години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2562E3A" w14:textId="77777777" w:rsidR="0095042F" w:rsidRDefault="0095042F" w:rsidP="0095042F">
      <w:pPr>
        <w:shd w:val="clear" w:color="auto" w:fill="000000"/>
        <w:spacing w:line="285" w:lineRule="atLeast"/>
        <w:rPr>
          <w:ins w:id="1401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02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24 год 00 хв 30,4 с  — 23 год 59 хв 39,5 с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13DCE4E" w14:textId="61C0E4A8" w:rsidR="0095042F" w:rsidRDefault="0095042F" w:rsidP="0095042F">
      <w:pPr>
        <w:spacing w:line="360" w:lineRule="auto"/>
        <w:rPr>
          <w:ins w:id="1403" w:author="Роман Шарковський" w:date="2023-04-21T17:21:00Z"/>
          <w:rFonts w:eastAsiaTheme="minorEastAsia"/>
          <w:sz w:val="28"/>
          <w:szCs w:val="28"/>
          <w:lang w:val="en-US"/>
        </w:rPr>
      </w:pPr>
    </w:p>
    <w:p w14:paraId="52AFEAB7" w14:textId="77777777" w:rsidR="0095042F" w:rsidRDefault="0095042F" w:rsidP="0095042F">
      <w:pPr>
        <w:shd w:val="clear" w:color="auto" w:fill="000000"/>
        <w:spacing w:line="285" w:lineRule="atLeast"/>
        <w:rPr>
          <w:ins w:id="1404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05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lastRenderedPageBreak/>
          <w:t xml:space="preserve">    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Не лічу доби, лічу дроби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1CC4D91" w14:textId="77777777" w:rsidR="0095042F" w:rsidRDefault="0095042F" w:rsidP="0095042F">
      <w:pPr>
        <w:shd w:val="clear" w:color="auto" w:fill="000000"/>
        <w:spacing w:line="285" w:lineRule="atLeast"/>
        <w:rPr>
          <w:ins w:id="1406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07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select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55C87A68" w14:textId="77777777" w:rsidR="0095042F" w:rsidRDefault="0095042F" w:rsidP="0095042F">
      <w:pPr>
        <w:shd w:val="clear" w:color="auto" w:fill="000000"/>
        <w:spacing w:line="285" w:lineRule="atLeast"/>
        <w:rPr>
          <w:ins w:id="1408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09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70CD39B" w14:textId="77777777" w:rsidR="0095042F" w:rsidRDefault="0095042F" w:rsidP="0095042F">
      <w:pPr>
        <w:shd w:val="clear" w:color="auto" w:fill="000000"/>
        <w:spacing w:line="285" w:lineRule="atLeast"/>
        <w:rPr>
          <w:ins w:id="1410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11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3) Яка столиця України?</w:t>
        </w:r>
      </w:ins>
    </w:p>
    <w:p w14:paraId="121EA366" w14:textId="77777777" w:rsidR="0095042F" w:rsidRDefault="0095042F" w:rsidP="0095042F">
      <w:pPr>
        <w:shd w:val="clear" w:color="auto" w:fill="000000"/>
        <w:spacing w:line="285" w:lineRule="atLeast"/>
        <w:rPr>
          <w:ins w:id="1412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13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select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= </w:t>
        </w:r>
        <w:r>
          <w:rPr>
            <w:rFonts w:ascii="Consolas" w:hAnsi="Consolas"/>
            <w:color w:val="CE9178"/>
            <w:sz w:val="21"/>
            <w:szCs w:val="21"/>
          </w:rPr>
          <w:t>"input_3"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C6F3B79" w14:textId="77777777" w:rsidR="0095042F" w:rsidRDefault="0095042F" w:rsidP="0095042F">
      <w:pPr>
        <w:shd w:val="clear" w:color="auto" w:fill="000000"/>
        <w:spacing w:line="285" w:lineRule="atLeast"/>
        <w:rPr>
          <w:ins w:id="1414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15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Києв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2496C5F" w14:textId="77777777" w:rsidR="0095042F" w:rsidRDefault="0095042F" w:rsidP="0095042F">
      <w:pPr>
        <w:shd w:val="clear" w:color="auto" w:fill="000000"/>
        <w:spacing w:line="285" w:lineRule="atLeast"/>
        <w:rPr>
          <w:ins w:id="1416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17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proofErr w:type="spellStart"/>
        <w:r>
          <w:rPr>
            <w:rFonts w:ascii="Consolas" w:hAnsi="Consolas"/>
            <w:color w:val="FFFFFF"/>
            <w:sz w:val="21"/>
            <w:szCs w:val="21"/>
          </w:rPr>
          <w:t>Кіїв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25CF4311" w14:textId="77777777" w:rsidR="0095042F" w:rsidRDefault="0095042F" w:rsidP="0095042F">
      <w:pPr>
        <w:shd w:val="clear" w:color="auto" w:fill="000000"/>
        <w:spacing w:line="285" w:lineRule="atLeast"/>
        <w:rPr>
          <w:ins w:id="1418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19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Київ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option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1B4CB2C1" w14:textId="77777777" w:rsidR="0095042F" w:rsidRDefault="0095042F" w:rsidP="0095042F">
      <w:pPr>
        <w:shd w:val="clear" w:color="auto" w:fill="000000"/>
        <w:spacing w:line="285" w:lineRule="atLeast"/>
        <w:rPr>
          <w:ins w:id="1420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21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select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687245D7" w14:textId="77777777" w:rsidR="0095042F" w:rsidRDefault="0095042F" w:rsidP="0095042F">
      <w:pPr>
        <w:shd w:val="clear" w:color="auto" w:fill="000000"/>
        <w:spacing w:line="285" w:lineRule="atLeast"/>
        <w:rPr>
          <w:ins w:id="1422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23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2EE3DFF" w14:textId="77777777" w:rsidR="0095042F" w:rsidRDefault="0095042F" w:rsidP="0095042F">
      <w:pPr>
        <w:shd w:val="clear" w:color="auto" w:fill="000000"/>
        <w:spacing w:line="285" w:lineRule="atLeast"/>
        <w:rPr>
          <w:ins w:id="1424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25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08CD20E7" w14:textId="77777777" w:rsidR="0095042F" w:rsidRDefault="0095042F" w:rsidP="0095042F">
      <w:pPr>
        <w:shd w:val="clear" w:color="auto" w:fill="000000"/>
        <w:spacing w:line="285" w:lineRule="atLeast"/>
        <w:rPr>
          <w:ins w:id="1426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27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  <w:r>
          <w:rPr>
            <w:rFonts w:ascii="Consolas" w:hAnsi="Consolas"/>
            <w:color w:val="FFFFFF"/>
            <w:sz w:val="21"/>
            <w:szCs w:val="21"/>
          </w:rPr>
          <w:t>Відправити відповіді</w:t>
        </w:r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073F96A" w14:textId="77777777" w:rsidR="0095042F" w:rsidRDefault="0095042F" w:rsidP="0095042F">
      <w:pPr>
        <w:shd w:val="clear" w:color="auto" w:fill="000000"/>
        <w:spacing w:line="285" w:lineRule="atLeast"/>
        <w:rPr>
          <w:ins w:id="1428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29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p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C342A85" w14:textId="77777777" w:rsidR="0095042F" w:rsidRDefault="0095042F" w:rsidP="0095042F">
      <w:pPr>
        <w:shd w:val="clear" w:color="auto" w:fill="000000"/>
        <w:spacing w:line="285" w:lineRule="atLeast"/>
        <w:rPr>
          <w:ins w:id="1430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31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r>
          <w:rPr>
            <w:rFonts w:ascii="Consolas" w:hAnsi="Consolas"/>
            <w:color w:val="569CD6"/>
            <w:sz w:val="21"/>
            <w:szCs w:val="21"/>
          </w:rPr>
          <w:t>div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385004C3" w14:textId="77777777" w:rsidR="0095042F" w:rsidRDefault="0095042F" w:rsidP="0095042F">
      <w:pPr>
        <w:shd w:val="clear" w:color="auto" w:fill="000000"/>
        <w:spacing w:line="285" w:lineRule="atLeast"/>
        <w:rPr>
          <w:ins w:id="1432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33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src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=</w:t>
        </w:r>
        <w:r>
          <w:rPr>
            <w:rFonts w:ascii="Consolas" w:hAnsi="Consolas"/>
            <w:color w:val="CE9178"/>
            <w:sz w:val="21"/>
            <w:szCs w:val="21"/>
          </w:rPr>
          <w:t>"t4.7 jscode.js"</w:t>
        </w:r>
        <w:r>
          <w:rPr>
            <w:rFonts w:ascii="Consolas" w:hAnsi="Consolas"/>
            <w:color w:val="808080"/>
            <w:sz w:val="21"/>
            <w:szCs w:val="21"/>
          </w:rPr>
          <w:t>&gt;&lt;/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script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0D37B83" w14:textId="77777777" w:rsidR="0095042F" w:rsidRDefault="0095042F" w:rsidP="0095042F">
      <w:pPr>
        <w:shd w:val="clear" w:color="auto" w:fill="000000"/>
        <w:spacing w:line="285" w:lineRule="atLeast"/>
        <w:rPr>
          <w:ins w:id="1434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35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&lt;/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body</w:t>
        </w:r>
        <w:proofErr w:type="spellEnd"/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7C364626" w14:textId="77777777" w:rsidR="0095042F" w:rsidRDefault="0095042F" w:rsidP="0095042F">
      <w:pPr>
        <w:shd w:val="clear" w:color="auto" w:fill="000000"/>
        <w:spacing w:line="285" w:lineRule="atLeast"/>
        <w:rPr>
          <w:ins w:id="1436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37" w:author="Роман Шарковський" w:date="2023-04-21T17:21:00Z">
        <w:r>
          <w:rPr>
            <w:rFonts w:ascii="Consolas" w:hAnsi="Consolas"/>
            <w:color w:val="808080"/>
            <w:sz w:val="21"/>
            <w:szCs w:val="21"/>
          </w:rPr>
          <w:t>&lt;/</w:t>
        </w:r>
        <w:r>
          <w:rPr>
            <w:rFonts w:ascii="Consolas" w:hAnsi="Consolas"/>
            <w:color w:val="569CD6"/>
            <w:sz w:val="21"/>
            <w:szCs w:val="21"/>
          </w:rPr>
          <w:t>html</w:t>
        </w:r>
        <w:r>
          <w:rPr>
            <w:rFonts w:ascii="Consolas" w:hAnsi="Consolas"/>
            <w:color w:val="808080"/>
            <w:sz w:val="21"/>
            <w:szCs w:val="21"/>
          </w:rPr>
          <w:t>&gt;</w:t>
        </w:r>
      </w:ins>
    </w:p>
    <w:p w14:paraId="4010DEEB" w14:textId="67A13488" w:rsidR="0095042F" w:rsidRDefault="0095042F" w:rsidP="0095042F">
      <w:pPr>
        <w:spacing w:line="360" w:lineRule="auto"/>
        <w:rPr>
          <w:ins w:id="1438" w:author="Роман Шарковський" w:date="2023-04-21T17:21:00Z"/>
          <w:rFonts w:eastAsiaTheme="minorEastAsia"/>
          <w:sz w:val="28"/>
          <w:szCs w:val="28"/>
          <w:lang w:val="en-US"/>
        </w:rPr>
      </w:pPr>
    </w:p>
    <w:p w14:paraId="2E693520" w14:textId="4E8ED1E1" w:rsidR="0095042F" w:rsidRDefault="0095042F" w:rsidP="0095042F">
      <w:pPr>
        <w:spacing w:line="360" w:lineRule="auto"/>
        <w:rPr>
          <w:ins w:id="1439" w:author="Роман Шарковський" w:date="2023-04-21T17:21:00Z"/>
          <w:rFonts w:eastAsiaTheme="minorEastAsia"/>
          <w:sz w:val="28"/>
          <w:szCs w:val="28"/>
          <w:lang w:val="en-US"/>
        </w:rPr>
      </w:pPr>
      <w:proofErr w:type="spellStart"/>
      <w:ins w:id="1440" w:author="Роман Шарковський" w:date="2023-04-21T17:21:00Z">
        <w:r>
          <w:rPr>
            <w:rFonts w:eastAsiaTheme="minorEastAsia"/>
            <w:sz w:val="28"/>
            <w:szCs w:val="28"/>
            <w:lang w:val="en-US"/>
          </w:rPr>
          <w:t>js</w:t>
        </w:r>
        <w:proofErr w:type="spellEnd"/>
        <w:r>
          <w:rPr>
            <w:rFonts w:eastAsiaTheme="minorEastAsia"/>
            <w:sz w:val="28"/>
            <w:szCs w:val="28"/>
            <w:lang w:val="en-US"/>
          </w:rPr>
          <w:t>:</w:t>
        </w:r>
      </w:ins>
    </w:p>
    <w:p w14:paraId="7D98C4E0" w14:textId="77777777" w:rsidR="0095042F" w:rsidRDefault="0095042F" w:rsidP="0095042F">
      <w:pPr>
        <w:shd w:val="clear" w:color="auto" w:fill="000000"/>
        <w:spacing w:line="285" w:lineRule="atLeast"/>
        <w:rPr>
          <w:ins w:id="1441" w:author="Роман Шарковський" w:date="2023-04-21T17:21:00Z"/>
          <w:rFonts w:ascii="Consolas" w:hAnsi="Consolas"/>
          <w:color w:val="FFFFFF"/>
          <w:sz w:val="21"/>
          <w:szCs w:val="21"/>
        </w:rPr>
      </w:pPr>
      <w:proofErr w:type="spellStart"/>
      <w:ins w:id="1442" w:author="Роман Шарковський" w:date="2023-04-21T17:21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button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68C5D323" w14:textId="77777777" w:rsidR="0095042F" w:rsidRDefault="0095042F" w:rsidP="0095042F">
      <w:pPr>
        <w:shd w:val="clear" w:color="auto" w:fill="000000"/>
        <w:spacing w:line="285" w:lineRule="atLeast"/>
        <w:rPr>
          <w:ins w:id="1443" w:author="Роман Шарковський" w:date="2023-04-21T17:21:00Z"/>
          <w:rFonts w:ascii="Consolas" w:hAnsi="Consolas"/>
          <w:color w:val="FFFFFF"/>
          <w:sz w:val="21"/>
          <w:szCs w:val="21"/>
        </w:rPr>
      </w:pPr>
      <w:proofErr w:type="spellStart"/>
      <w:ins w:id="1444" w:author="Роман Шарковський" w:date="2023-04-21T17:21:00Z"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output_Result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0841D909" w14:textId="77777777" w:rsidR="0095042F" w:rsidRDefault="0095042F" w:rsidP="0095042F">
      <w:pPr>
        <w:shd w:val="clear" w:color="auto" w:fill="000000"/>
        <w:spacing w:line="285" w:lineRule="atLeast"/>
        <w:rPr>
          <w:ins w:id="1445" w:author="Роман Шарковський" w:date="2023-04-21T17:21:00Z"/>
          <w:rFonts w:ascii="Consolas" w:hAnsi="Consolas"/>
          <w:color w:val="FFFFFF"/>
          <w:sz w:val="21"/>
          <w:szCs w:val="21"/>
        </w:rPr>
      </w:pPr>
    </w:p>
    <w:p w14:paraId="612FD049" w14:textId="77777777" w:rsidR="0095042F" w:rsidRDefault="0095042F" w:rsidP="0095042F">
      <w:pPr>
        <w:shd w:val="clear" w:color="auto" w:fill="000000"/>
        <w:spacing w:line="285" w:lineRule="atLeast"/>
        <w:rPr>
          <w:ins w:id="1446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47" w:author="Роман Шарковський" w:date="2023-04-21T17:21:00Z"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button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addEventListener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</w:t>
        </w:r>
        <w:proofErr w:type="spellStart"/>
        <w:r>
          <w:rPr>
            <w:rFonts w:ascii="Consolas" w:hAnsi="Consolas"/>
            <w:color w:val="CE9178"/>
            <w:sz w:val="21"/>
            <w:szCs w:val="21"/>
          </w:rPr>
          <w:t>click</w:t>
        </w:r>
        <w:proofErr w:type="spellEnd"/>
        <w:r>
          <w:rPr>
            <w:rFonts w:ascii="Consolas" w:hAnsi="Consolas"/>
            <w:color w:val="CE9178"/>
            <w:sz w:val="21"/>
            <w:szCs w:val="21"/>
          </w:rPr>
          <w:t>"</w:t>
        </w:r>
        <w:r>
          <w:rPr>
            <w:rFonts w:ascii="Consolas" w:hAnsi="Consolas"/>
            <w:color w:val="FFFFFF"/>
            <w:sz w:val="21"/>
            <w:szCs w:val="21"/>
          </w:rPr>
          <w:t xml:space="preserve">,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);</w:t>
        </w:r>
      </w:ins>
    </w:p>
    <w:p w14:paraId="02566C32" w14:textId="77777777" w:rsidR="0095042F" w:rsidRDefault="0095042F" w:rsidP="0095042F">
      <w:pPr>
        <w:shd w:val="clear" w:color="auto" w:fill="000000"/>
        <w:spacing w:line="285" w:lineRule="atLeast"/>
        <w:rPr>
          <w:ins w:id="1448" w:author="Роман Шарковський" w:date="2023-04-21T17:21:00Z"/>
          <w:rFonts w:ascii="Consolas" w:hAnsi="Consolas"/>
          <w:color w:val="FFFFFF"/>
          <w:sz w:val="21"/>
          <w:szCs w:val="21"/>
        </w:rPr>
      </w:pPr>
    </w:p>
    <w:p w14:paraId="48816E50" w14:textId="77777777" w:rsidR="0095042F" w:rsidRDefault="0095042F" w:rsidP="0095042F">
      <w:pPr>
        <w:shd w:val="clear" w:color="auto" w:fill="000000"/>
        <w:spacing w:line="285" w:lineRule="atLeast"/>
        <w:rPr>
          <w:ins w:id="1449" w:author="Роман Шарковський" w:date="2023-04-21T17:21:00Z"/>
          <w:rFonts w:ascii="Consolas" w:hAnsi="Consolas"/>
          <w:color w:val="FFFFFF"/>
          <w:sz w:val="21"/>
          <w:szCs w:val="21"/>
        </w:rPr>
      </w:pPr>
      <w:proofErr w:type="spellStart"/>
      <w:ins w:id="1450" w:author="Роман Шарковський" w:date="2023-04-21T17:21:00Z">
        <w:r>
          <w:rPr>
            <w:rFonts w:ascii="Consolas" w:hAnsi="Consolas"/>
            <w:color w:val="569CD6"/>
            <w:sz w:val="21"/>
            <w:szCs w:val="21"/>
          </w:rPr>
          <w:t>function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DCDCAA"/>
            <w:sz w:val="21"/>
            <w:szCs w:val="21"/>
          </w:rPr>
          <w:t>myfunc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()</w:t>
        </w:r>
      </w:ins>
    </w:p>
    <w:p w14:paraId="2871DD17" w14:textId="77777777" w:rsidR="0095042F" w:rsidRDefault="0095042F" w:rsidP="0095042F">
      <w:pPr>
        <w:shd w:val="clear" w:color="auto" w:fill="000000"/>
        <w:spacing w:line="285" w:lineRule="atLeast"/>
        <w:rPr>
          <w:ins w:id="1451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52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>{</w:t>
        </w:r>
      </w:ins>
    </w:p>
    <w:p w14:paraId="333B86A9" w14:textId="77777777" w:rsidR="0095042F" w:rsidRDefault="0095042F" w:rsidP="0095042F">
      <w:pPr>
        <w:shd w:val="clear" w:color="auto" w:fill="000000"/>
        <w:spacing w:line="285" w:lineRule="atLeast"/>
        <w:rPr>
          <w:ins w:id="1453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54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input_1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"input_1"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selectedIndex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0DA9C9EE" w14:textId="77777777" w:rsidR="0095042F" w:rsidRDefault="0095042F" w:rsidP="0095042F">
      <w:pPr>
        <w:shd w:val="clear" w:color="auto" w:fill="000000"/>
        <w:spacing w:line="285" w:lineRule="atLeast"/>
        <w:rPr>
          <w:ins w:id="1455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56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input_2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"input_2"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selectedIndex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45B45C58" w14:textId="77777777" w:rsidR="0095042F" w:rsidRDefault="0095042F" w:rsidP="0095042F">
      <w:pPr>
        <w:shd w:val="clear" w:color="auto" w:fill="000000"/>
        <w:spacing w:line="285" w:lineRule="atLeast"/>
        <w:rPr>
          <w:ins w:id="1457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58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9CDCFE"/>
            <w:sz w:val="21"/>
            <w:szCs w:val="21"/>
          </w:rPr>
          <w:t>input_3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document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DCDCAA"/>
            <w:sz w:val="21"/>
            <w:szCs w:val="21"/>
          </w:rPr>
          <w:t>getElementById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(</w:t>
        </w:r>
        <w:r>
          <w:rPr>
            <w:rFonts w:ascii="Consolas" w:hAnsi="Consolas"/>
            <w:color w:val="CE9178"/>
            <w:sz w:val="21"/>
            <w:szCs w:val="21"/>
          </w:rPr>
          <w:t>"input_3"</w:t>
        </w:r>
        <w:r>
          <w:rPr>
            <w:rFonts w:ascii="Consolas" w:hAnsi="Consolas"/>
            <w:color w:val="FFFFFF"/>
            <w:sz w:val="21"/>
            <w:szCs w:val="21"/>
          </w:rPr>
          <w:t>).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selectedIndex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>;</w:t>
        </w:r>
      </w:ins>
    </w:p>
    <w:p w14:paraId="33476E3E" w14:textId="77777777" w:rsidR="0095042F" w:rsidRDefault="0095042F" w:rsidP="0095042F">
      <w:pPr>
        <w:shd w:val="clear" w:color="auto" w:fill="000000"/>
        <w:spacing w:line="285" w:lineRule="atLeast"/>
        <w:rPr>
          <w:ins w:id="1459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60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</w:t>
        </w:r>
        <w:proofErr w:type="spellStart"/>
        <w:r>
          <w:rPr>
            <w:rFonts w:ascii="Consolas" w:hAnsi="Consolas"/>
            <w:color w:val="569CD6"/>
            <w:sz w:val="21"/>
            <w:szCs w:val="21"/>
          </w:rPr>
          <w:t>let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0</w:t>
        </w:r>
      </w:ins>
    </w:p>
    <w:p w14:paraId="565D04EF" w14:textId="77777777" w:rsidR="0095042F" w:rsidRDefault="0095042F" w:rsidP="0095042F">
      <w:pPr>
        <w:shd w:val="clear" w:color="auto" w:fill="000000"/>
        <w:spacing w:line="285" w:lineRule="atLeast"/>
        <w:rPr>
          <w:ins w:id="1461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62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9CDCFE"/>
            <w:sz w:val="21"/>
            <w:szCs w:val="21"/>
          </w:rPr>
          <w:t>input_1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</w:t>
        </w:r>
        <w:r>
          <w:rPr>
            <w:rFonts w:ascii="Consolas" w:hAnsi="Consolas"/>
            <w:color w:val="FFFFFF"/>
            <w:sz w:val="21"/>
            <w:szCs w:val="21"/>
          </w:rPr>
          <w:t>){</w:t>
        </w:r>
      </w:ins>
    </w:p>
    <w:p w14:paraId="49931872" w14:textId="77777777" w:rsidR="0095042F" w:rsidRDefault="0095042F" w:rsidP="0095042F">
      <w:pPr>
        <w:shd w:val="clear" w:color="auto" w:fill="000000"/>
        <w:spacing w:line="285" w:lineRule="atLeast"/>
        <w:rPr>
          <w:ins w:id="1463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64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</w:t>
        </w:r>
      </w:ins>
    </w:p>
    <w:p w14:paraId="2B1D9C2A" w14:textId="77777777" w:rsidR="0095042F" w:rsidRDefault="0095042F" w:rsidP="0095042F">
      <w:pPr>
        <w:shd w:val="clear" w:color="auto" w:fill="000000"/>
        <w:spacing w:line="285" w:lineRule="atLeast"/>
        <w:rPr>
          <w:ins w:id="1465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66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>    }</w:t>
        </w:r>
      </w:ins>
    </w:p>
    <w:p w14:paraId="29FCCD6D" w14:textId="77777777" w:rsidR="0095042F" w:rsidRDefault="0095042F" w:rsidP="0095042F">
      <w:pPr>
        <w:shd w:val="clear" w:color="auto" w:fill="000000"/>
        <w:spacing w:line="285" w:lineRule="atLeast"/>
        <w:rPr>
          <w:ins w:id="1467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68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9CDCFE"/>
            <w:sz w:val="21"/>
            <w:szCs w:val="21"/>
          </w:rPr>
          <w:t>input_2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1</w:t>
        </w:r>
        <w:r>
          <w:rPr>
            <w:rFonts w:ascii="Consolas" w:hAnsi="Consolas"/>
            <w:color w:val="FFFFFF"/>
            <w:sz w:val="21"/>
            <w:szCs w:val="21"/>
          </w:rPr>
          <w:t>){</w:t>
        </w:r>
      </w:ins>
    </w:p>
    <w:p w14:paraId="6261A417" w14:textId="77777777" w:rsidR="0095042F" w:rsidRDefault="0095042F" w:rsidP="0095042F">
      <w:pPr>
        <w:shd w:val="clear" w:color="auto" w:fill="000000"/>
        <w:spacing w:line="285" w:lineRule="atLeast"/>
        <w:rPr>
          <w:ins w:id="1469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70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</w:t>
        </w:r>
      </w:ins>
    </w:p>
    <w:p w14:paraId="56E0E9DC" w14:textId="77777777" w:rsidR="0095042F" w:rsidRDefault="0095042F" w:rsidP="0095042F">
      <w:pPr>
        <w:shd w:val="clear" w:color="auto" w:fill="000000"/>
        <w:spacing w:line="285" w:lineRule="atLeast"/>
        <w:rPr>
          <w:ins w:id="1471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72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>    }</w:t>
        </w:r>
      </w:ins>
    </w:p>
    <w:p w14:paraId="0D787F28" w14:textId="77777777" w:rsidR="0095042F" w:rsidRDefault="0095042F" w:rsidP="0095042F">
      <w:pPr>
        <w:shd w:val="clear" w:color="auto" w:fill="000000"/>
        <w:spacing w:line="285" w:lineRule="atLeast"/>
        <w:rPr>
          <w:ins w:id="1473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74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</w:t>
        </w:r>
        <w:proofErr w:type="spellStart"/>
        <w:r>
          <w:rPr>
            <w:rFonts w:ascii="Consolas" w:hAnsi="Consolas"/>
            <w:color w:val="C586C0"/>
            <w:sz w:val="21"/>
            <w:szCs w:val="21"/>
          </w:rPr>
          <w:t>if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(</w:t>
        </w:r>
        <w:r>
          <w:rPr>
            <w:rFonts w:ascii="Consolas" w:hAnsi="Consolas"/>
            <w:color w:val="9CDCFE"/>
            <w:sz w:val="21"/>
            <w:szCs w:val="21"/>
          </w:rPr>
          <w:t>input_3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</w:t>
        </w:r>
        <w:r>
          <w:rPr>
            <w:rFonts w:ascii="Consolas" w:hAnsi="Consolas"/>
            <w:color w:val="FFFFFF"/>
            <w:sz w:val="21"/>
            <w:szCs w:val="21"/>
          </w:rPr>
          <w:t>){</w:t>
        </w:r>
      </w:ins>
    </w:p>
    <w:p w14:paraId="62B2DA07" w14:textId="77777777" w:rsidR="0095042F" w:rsidRDefault="0095042F" w:rsidP="0095042F">
      <w:pPr>
        <w:shd w:val="clear" w:color="auto" w:fill="000000"/>
        <w:spacing w:line="285" w:lineRule="atLeast"/>
        <w:rPr>
          <w:ins w:id="1475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76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   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B5CEA8"/>
            <w:sz w:val="21"/>
            <w:szCs w:val="21"/>
          </w:rPr>
          <w:t>2</w:t>
        </w:r>
      </w:ins>
    </w:p>
    <w:p w14:paraId="026316BD" w14:textId="77777777" w:rsidR="0095042F" w:rsidRDefault="0095042F" w:rsidP="0095042F">
      <w:pPr>
        <w:shd w:val="clear" w:color="auto" w:fill="000000"/>
        <w:spacing w:line="285" w:lineRule="atLeast"/>
        <w:rPr>
          <w:ins w:id="1477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78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>    }</w:t>
        </w:r>
      </w:ins>
    </w:p>
    <w:p w14:paraId="2E6BFC1F" w14:textId="77777777" w:rsidR="0095042F" w:rsidRDefault="0095042F" w:rsidP="0095042F">
      <w:pPr>
        <w:shd w:val="clear" w:color="auto" w:fill="000000"/>
        <w:spacing w:line="285" w:lineRule="atLeast"/>
        <w:rPr>
          <w:ins w:id="1479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80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 xml:space="preserve">  </w:t>
        </w:r>
        <w:r>
          <w:rPr>
            <w:rFonts w:ascii="Consolas" w:hAnsi="Consolas"/>
            <w:color w:val="9CDCFE"/>
            <w:sz w:val="21"/>
            <w:szCs w:val="21"/>
          </w:rPr>
          <w:t>$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output_Result</w:t>
        </w:r>
        <w:r>
          <w:rPr>
            <w:rFonts w:ascii="Consolas" w:hAnsi="Consolas"/>
            <w:color w:val="FFFFFF"/>
            <w:sz w:val="21"/>
            <w:szCs w:val="21"/>
          </w:rPr>
          <w:t>.</w:t>
        </w:r>
        <w:r>
          <w:rPr>
            <w:rFonts w:ascii="Consolas" w:hAnsi="Consolas"/>
            <w:color w:val="9CDCFE"/>
            <w:sz w:val="21"/>
            <w:szCs w:val="21"/>
          </w:rPr>
          <w:t>innerText</w:t>
        </w:r>
        <w:proofErr w:type="spellEnd"/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=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CE9178"/>
            <w:sz w:val="21"/>
            <w:szCs w:val="21"/>
          </w:rPr>
          <w:t>"Ваш результат: "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r>
          <w:rPr>
            <w:rFonts w:ascii="Consolas" w:hAnsi="Consolas"/>
            <w:color w:val="D4D4D4"/>
            <w:sz w:val="21"/>
            <w:szCs w:val="21"/>
          </w:rPr>
          <w:t>+</w:t>
        </w:r>
        <w:r>
          <w:rPr>
            <w:rFonts w:ascii="Consolas" w:hAnsi="Consolas"/>
            <w:color w:val="FFFFFF"/>
            <w:sz w:val="21"/>
            <w:szCs w:val="21"/>
          </w:rPr>
          <w:t xml:space="preserve"> </w:t>
        </w:r>
        <w:proofErr w:type="spellStart"/>
        <w:r>
          <w:rPr>
            <w:rFonts w:ascii="Consolas" w:hAnsi="Consolas"/>
            <w:color w:val="9CDCFE"/>
            <w:sz w:val="21"/>
            <w:szCs w:val="21"/>
          </w:rPr>
          <w:t>sum</w:t>
        </w:r>
        <w:proofErr w:type="spellEnd"/>
      </w:ins>
    </w:p>
    <w:p w14:paraId="7FB3F239" w14:textId="77777777" w:rsidR="0095042F" w:rsidRDefault="0095042F" w:rsidP="0095042F">
      <w:pPr>
        <w:shd w:val="clear" w:color="auto" w:fill="000000"/>
        <w:spacing w:line="285" w:lineRule="atLeast"/>
        <w:rPr>
          <w:ins w:id="1481" w:author="Роман Шарковський" w:date="2023-04-21T17:21:00Z"/>
          <w:rFonts w:ascii="Consolas" w:hAnsi="Consolas"/>
          <w:color w:val="FFFFFF"/>
          <w:sz w:val="21"/>
          <w:szCs w:val="21"/>
        </w:rPr>
      </w:pPr>
      <w:ins w:id="1482" w:author="Роман Шарковський" w:date="2023-04-21T17:21:00Z">
        <w:r>
          <w:rPr>
            <w:rFonts w:ascii="Consolas" w:hAnsi="Consolas"/>
            <w:color w:val="FFFFFF"/>
            <w:sz w:val="21"/>
            <w:szCs w:val="21"/>
          </w:rPr>
          <w:t>}    </w:t>
        </w:r>
      </w:ins>
    </w:p>
    <w:p w14:paraId="3560780F" w14:textId="77777777" w:rsidR="0095042F" w:rsidRDefault="0095042F" w:rsidP="0095042F">
      <w:pPr>
        <w:shd w:val="clear" w:color="auto" w:fill="000000"/>
        <w:spacing w:line="285" w:lineRule="atLeast"/>
        <w:rPr>
          <w:ins w:id="1483" w:author="Роман Шарковський" w:date="2023-04-21T17:21:00Z"/>
          <w:rFonts w:ascii="Consolas" w:hAnsi="Consolas"/>
          <w:color w:val="FFFFFF"/>
          <w:sz w:val="21"/>
          <w:szCs w:val="21"/>
        </w:rPr>
      </w:pPr>
    </w:p>
    <w:p w14:paraId="58167702" w14:textId="7D3C1E8E" w:rsidR="0095042F" w:rsidRDefault="0095042F" w:rsidP="0095042F">
      <w:pPr>
        <w:spacing w:line="360" w:lineRule="auto"/>
        <w:rPr>
          <w:ins w:id="1484" w:author="Роман Шарковський" w:date="2023-04-21T17:21:00Z"/>
          <w:rFonts w:eastAsiaTheme="minorEastAsia"/>
          <w:sz w:val="28"/>
          <w:szCs w:val="28"/>
          <w:lang w:val="en-US"/>
        </w:rPr>
      </w:pPr>
    </w:p>
    <w:p w14:paraId="70FCD30A" w14:textId="23E9D28D" w:rsidR="00EE39A7" w:rsidDel="0095042F" w:rsidRDefault="0095042F">
      <w:pPr>
        <w:pStyle w:val="ListParagraph"/>
        <w:spacing w:line="360" w:lineRule="auto"/>
        <w:ind w:left="567" w:hanging="567"/>
        <w:rPr>
          <w:del w:id="1485" w:author="Роман Шарковський" w:date="2023-03-12T15:59:00Z"/>
          <w:rFonts w:eastAsiaTheme="minorEastAsia"/>
          <w:sz w:val="28"/>
          <w:szCs w:val="28"/>
        </w:rPr>
      </w:pPr>
      <w:ins w:id="1486" w:author="Роман Шарковський" w:date="2023-04-21T17:22:00Z">
        <w:r>
          <w:rPr>
            <w:rFonts w:eastAsiaTheme="minorEastAsia"/>
            <w:sz w:val="28"/>
            <w:szCs w:val="28"/>
          </w:rPr>
          <w:t>Результат виконання коду:</w:t>
        </w:r>
      </w:ins>
    </w:p>
    <w:p w14:paraId="5C3F32C7" w14:textId="77777777" w:rsidR="0095042F" w:rsidRPr="0095042F" w:rsidRDefault="0095042F">
      <w:pPr>
        <w:pStyle w:val="ListParagraph"/>
        <w:spacing w:line="360" w:lineRule="auto"/>
        <w:ind w:left="567" w:hanging="567"/>
        <w:rPr>
          <w:ins w:id="1487" w:author="Роман Шарковський" w:date="2023-04-21T17:22:00Z"/>
          <w:rFonts w:eastAsiaTheme="minorEastAsia"/>
          <w:sz w:val="28"/>
          <w:szCs w:val="28"/>
          <w:rPrChange w:id="1488" w:author="Роман Шарковський" w:date="2023-04-21T17:22:00Z">
            <w:rPr>
              <w:ins w:id="1489" w:author="Роман Шарковський" w:date="2023-04-21T17:22:00Z"/>
            </w:rPr>
          </w:rPrChange>
        </w:rPr>
        <w:pPrChange w:id="1490" w:author="Роман Шарковський" w:date="2023-04-20T20:26:00Z">
          <w:pPr>
            <w:pStyle w:val="ListParagraph"/>
            <w:numPr>
              <w:numId w:val="41"/>
            </w:numPr>
            <w:ind w:hanging="360"/>
          </w:pPr>
        </w:pPrChange>
      </w:pPr>
    </w:p>
    <w:p w14:paraId="5E355849" w14:textId="03758102" w:rsidR="00EE39A7" w:rsidDel="0095042F" w:rsidRDefault="00E44DF1">
      <w:pPr>
        <w:pStyle w:val="ListParagraph"/>
        <w:spacing w:line="360" w:lineRule="auto"/>
        <w:ind w:left="567" w:hanging="567"/>
        <w:rPr>
          <w:del w:id="1491" w:author="Роман Шарковський" w:date="2023-03-12T15:59:00Z"/>
          <w:sz w:val="28"/>
          <w:szCs w:val="28"/>
        </w:rPr>
      </w:pPr>
      <w:del w:id="1492" w:author="Роман Шарковський" w:date="2023-03-12T15:59:00Z">
        <w:r w:rsidRPr="002F6008" w:rsidDel="004E22D2">
          <w:rPr>
            <w:sz w:val="28"/>
            <w:szCs w:val="28"/>
            <w:rPrChange w:id="1493" w:author="Роман Шарковський" w:date="2023-04-20T19:25:00Z">
              <w:rPr/>
            </w:rPrChange>
          </w:rPr>
          <w:delText xml:space="preserve">Для створення каталогів використовуємо команду </w:delText>
        </w:r>
        <w:r w:rsidRPr="002F6008" w:rsidDel="004E22D2">
          <w:rPr>
            <w:sz w:val="28"/>
            <w:szCs w:val="28"/>
            <w:lang w:val="en-US"/>
            <w:rPrChange w:id="1494" w:author="Роман Шарковський" w:date="2023-04-20T19:25:00Z">
              <w:rPr>
                <w:lang w:val="en-US"/>
              </w:rPr>
            </w:rPrChange>
          </w:rPr>
          <w:delText xml:space="preserve">mkdir, </w:delText>
        </w:r>
        <w:r w:rsidRPr="002F6008" w:rsidDel="004E22D2">
          <w:rPr>
            <w:sz w:val="28"/>
            <w:szCs w:val="28"/>
            <w:rPrChange w:id="1495" w:author="Роман Шарковський" w:date="2023-04-20T19:25:00Z">
              <w:rPr/>
            </w:rPrChange>
          </w:rPr>
          <w:delText xml:space="preserve">для створення файлів </w:delText>
        </w:r>
        <w:r w:rsidRPr="002F6008" w:rsidDel="004E22D2">
          <w:rPr>
            <w:sz w:val="28"/>
            <w:szCs w:val="28"/>
            <w:lang w:val="en-US"/>
            <w:rPrChange w:id="1496" w:author="Роман Шарковський" w:date="2023-04-20T19:25:00Z">
              <w:rPr>
                <w:lang w:val="en-US"/>
              </w:rPr>
            </w:rPrChange>
          </w:rPr>
          <w:delText xml:space="preserve">touch, </w:delText>
        </w:r>
        <w:r w:rsidRPr="002F6008" w:rsidDel="004E22D2">
          <w:rPr>
            <w:sz w:val="28"/>
            <w:szCs w:val="28"/>
            <w:rPrChange w:id="1497" w:author="Роман Шарковський" w:date="2023-04-20T19:25:00Z">
              <w:rPr/>
            </w:rPrChange>
          </w:rPr>
          <w:delText xml:space="preserve">а для переміщення між каталогами – </w:delText>
        </w:r>
        <w:r w:rsidRPr="002F6008" w:rsidDel="004E22D2">
          <w:rPr>
            <w:sz w:val="28"/>
            <w:szCs w:val="28"/>
            <w:lang w:val="en-US"/>
            <w:rPrChange w:id="1498" w:author="Роман Шарковський" w:date="2023-04-20T19:25:00Z">
              <w:rPr>
                <w:lang w:val="en-US"/>
              </w:rPr>
            </w:rPrChange>
          </w:rPr>
          <w:delText>cd.</w:delText>
        </w:r>
      </w:del>
    </w:p>
    <w:p w14:paraId="4DE2D9FB" w14:textId="12D14B20" w:rsidR="0095042F" w:rsidRDefault="0095042F">
      <w:pPr>
        <w:pStyle w:val="ListParagraph"/>
        <w:spacing w:line="360" w:lineRule="auto"/>
        <w:ind w:left="567" w:hanging="567"/>
        <w:rPr>
          <w:ins w:id="1499" w:author="Роман Шарковський" w:date="2023-04-21T17:22:00Z"/>
          <w:sz w:val="28"/>
          <w:szCs w:val="28"/>
        </w:rPr>
      </w:pPr>
    </w:p>
    <w:p w14:paraId="023BD568" w14:textId="4C76B4E5" w:rsidR="0095042F" w:rsidRDefault="0095042F">
      <w:pPr>
        <w:pStyle w:val="ListParagraph"/>
        <w:spacing w:line="360" w:lineRule="auto"/>
        <w:ind w:left="567" w:hanging="567"/>
        <w:rPr>
          <w:ins w:id="1500" w:author="Роман Шарковський" w:date="2023-04-21T17:22:00Z"/>
          <w:sz w:val="28"/>
          <w:szCs w:val="28"/>
        </w:rPr>
      </w:pPr>
    </w:p>
    <w:p w14:paraId="0106A54A" w14:textId="76FFC82B" w:rsidR="0095042F" w:rsidRDefault="0095042F">
      <w:pPr>
        <w:pStyle w:val="ListParagraph"/>
        <w:spacing w:line="360" w:lineRule="auto"/>
        <w:ind w:left="567" w:hanging="567"/>
        <w:rPr>
          <w:ins w:id="1501" w:author="Роман Шарковський" w:date="2023-04-21T17:22:00Z"/>
          <w:sz w:val="28"/>
          <w:szCs w:val="28"/>
        </w:rPr>
      </w:pPr>
    </w:p>
    <w:p w14:paraId="4DAF13FB" w14:textId="509E5B06" w:rsidR="0095042F" w:rsidRDefault="0095042F">
      <w:pPr>
        <w:pStyle w:val="ListParagraph"/>
        <w:spacing w:line="360" w:lineRule="auto"/>
        <w:ind w:left="567" w:hanging="567"/>
        <w:rPr>
          <w:ins w:id="1502" w:author="Роман Шарковський" w:date="2023-04-21T17:22:00Z"/>
          <w:sz w:val="28"/>
          <w:szCs w:val="28"/>
        </w:rPr>
      </w:pPr>
    </w:p>
    <w:p w14:paraId="6616E306" w14:textId="171041F6" w:rsidR="0095042F" w:rsidRDefault="0095042F">
      <w:pPr>
        <w:pStyle w:val="ListParagraph"/>
        <w:spacing w:line="360" w:lineRule="auto"/>
        <w:ind w:left="567" w:hanging="567"/>
        <w:rPr>
          <w:ins w:id="1503" w:author="Роман Шарковський" w:date="2023-04-21T17:22:00Z"/>
          <w:sz w:val="28"/>
          <w:szCs w:val="28"/>
        </w:rPr>
      </w:pPr>
    </w:p>
    <w:p w14:paraId="65BF399B" w14:textId="52B81082" w:rsidR="0095042F" w:rsidRDefault="0095042F" w:rsidP="0095042F">
      <w:pPr>
        <w:pStyle w:val="ListParagraph"/>
        <w:spacing w:line="360" w:lineRule="auto"/>
        <w:ind w:left="567" w:hanging="567"/>
        <w:jc w:val="center"/>
        <w:rPr>
          <w:ins w:id="1504" w:author="Роман Шарковський" w:date="2023-04-21T17:23:00Z"/>
          <w:sz w:val="28"/>
          <w:szCs w:val="28"/>
        </w:rPr>
      </w:pPr>
      <w:ins w:id="1505" w:author="Роман Шарковський" w:date="2023-04-21T17:23:00Z">
        <w:r w:rsidRPr="0095042F">
          <w:rPr>
            <w:sz w:val="28"/>
            <w:szCs w:val="28"/>
          </w:rPr>
          <w:lastRenderedPageBreak/>
          <w:drawing>
            <wp:inline distT="0" distB="0" distL="0" distR="0" wp14:anchorId="686FF9E3" wp14:editId="584E6651">
              <wp:extent cx="3587260" cy="1600200"/>
              <wp:effectExtent l="0" t="0" r="0" b="0"/>
              <wp:docPr id="109" name="Picture 10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89384" cy="160114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A5E3852" w14:textId="13A55ADE" w:rsidR="0095042F" w:rsidRPr="0095042F" w:rsidRDefault="0095042F" w:rsidP="0095042F">
      <w:pPr>
        <w:pStyle w:val="ListParagraph"/>
        <w:spacing w:line="360" w:lineRule="auto"/>
        <w:ind w:left="567" w:hanging="567"/>
        <w:jc w:val="center"/>
        <w:rPr>
          <w:ins w:id="1506" w:author="Роман Шарковський" w:date="2023-04-21T17:22:00Z"/>
          <w:rFonts w:eastAsiaTheme="minorEastAsia"/>
          <w:sz w:val="28"/>
          <w:szCs w:val="28"/>
          <w:rPrChange w:id="1507" w:author="Роман Шарковський" w:date="2023-04-21T17:23:00Z">
            <w:rPr>
              <w:ins w:id="1508" w:author="Роман Шарковський" w:date="2023-04-21T17:22:00Z"/>
            </w:rPr>
          </w:rPrChange>
        </w:rPr>
        <w:pPrChange w:id="1509" w:author="Роман Шарковський" w:date="2023-04-21T17:23:00Z">
          <w:pPr>
            <w:pStyle w:val="ListParagraph"/>
            <w:ind w:left="0"/>
            <w:jc w:val="both"/>
          </w:pPr>
        </w:pPrChange>
      </w:pPr>
      <w:ins w:id="1510" w:author="Роман Шарковський" w:date="2023-04-21T17:23:00Z">
        <w:r>
          <w:rPr>
            <w:rFonts w:eastAsiaTheme="minorEastAsia"/>
            <w:sz w:val="28"/>
            <w:szCs w:val="28"/>
          </w:rPr>
          <w:t>Рис. 4.7 Результат виконання коду</w:t>
        </w:r>
      </w:ins>
    </w:p>
    <w:p w14:paraId="00971905" w14:textId="522F3890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11" w:author="Роман Шарковський" w:date="2023-03-12T15:59:00Z"/>
          <w:sz w:val="28"/>
          <w:szCs w:val="28"/>
          <w:rPrChange w:id="1512" w:author="Роман Шарковський" w:date="2023-04-20T19:25:00Z">
            <w:rPr>
              <w:del w:id="1513" w:author="Роман Шарковський" w:date="2023-03-12T15:59:00Z"/>
            </w:rPr>
          </w:rPrChange>
        </w:rPr>
        <w:pPrChange w:id="1514" w:author="Роман Шарковський" w:date="2023-04-20T20:26:00Z">
          <w:pPr>
            <w:spacing w:line="360" w:lineRule="auto"/>
            <w:jc w:val="center"/>
          </w:pPr>
        </w:pPrChange>
      </w:pPr>
      <w:del w:id="1515" w:author="Роман Шарковський" w:date="2023-03-12T15:59:00Z">
        <w:r w:rsidRPr="002F6008" w:rsidDel="004E22D2">
          <w:rPr>
            <w:noProof/>
            <w:sz w:val="28"/>
            <w:szCs w:val="28"/>
            <w:rPrChange w:id="1516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758F208B" wp14:editId="1FCF2FB0">
              <wp:extent cx="5354955" cy="2193043"/>
              <wp:effectExtent l="0" t="0" r="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63574" cy="219657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E338346" w14:textId="3D53C35A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17" w:author="Роман Шарковський" w:date="2023-03-12T15:59:00Z"/>
          <w:sz w:val="28"/>
          <w:szCs w:val="28"/>
          <w:rPrChange w:id="1518" w:author="Роман Шарковський" w:date="2023-04-20T19:25:00Z">
            <w:rPr>
              <w:del w:id="1519" w:author="Роман Шарковський" w:date="2023-03-12T15:59:00Z"/>
            </w:rPr>
          </w:rPrChange>
        </w:rPr>
        <w:pPrChange w:id="1520" w:author="Роман Шарковський" w:date="2023-04-20T20:26:00Z">
          <w:pPr>
            <w:spacing w:line="360" w:lineRule="auto"/>
            <w:jc w:val="center"/>
          </w:pPr>
        </w:pPrChange>
      </w:pPr>
      <w:del w:id="1521" w:author="Роман Шарковський" w:date="2023-03-12T15:59:00Z">
        <w:r w:rsidRPr="002F6008" w:rsidDel="004E22D2">
          <w:rPr>
            <w:sz w:val="28"/>
            <w:szCs w:val="28"/>
            <w:rPrChange w:id="1522" w:author="Роман Шарковський" w:date="2023-04-20T19:25:00Z">
              <w:rPr/>
            </w:rPrChange>
          </w:rPr>
          <w:delText>Рис. 1.2 Виконані команди для створення системи каталогів</w:delText>
        </w:r>
      </w:del>
    </w:p>
    <w:p w14:paraId="300DB643" w14:textId="517A1C4D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23" w:author="Роман Шарковський" w:date="2023-03-12T15:59:00Z"/>
          <w:sz w:val="28"/>
          <w:szCs w:val="28"/>
          <w:rPrChange w:id="1524" w:author="Роман Шарковський" w:date="2023-04-20T19:25:00Z">
            <w:rPr>
              <w:del w:id="1525" w:author="Роман Шарковський" w:date="2023-03-12T15:59:00Z"/>
            </w:rPr>
          </w:rPrChange>
        </w:rPr>
        <w:pPrChange w:id="1526" w:author="Роман Шарковський" w:date="2023-04-20T20:26:00Z">
          <w:pPr>
            <w:spacing w:line="360" w:lineRule="auto"/>
            <w:jc w:val="center"/>
          </w:pPr>
        </w:pPrChange>
      </w:pPr>
    </w:p>
    <w:p w14:paraId="7CFF6923" w14:textId="35269C5B" w:rsidR="00E44DF1" w:rsidRPr="002F6008" w:rsidDel="004E22D2" w:rsidRDefault="00E44DF1">
      <w:pPr>
        <w:pStyle w:val="ListParagraph"/>
        <w:spacing w:after="200" w:line="360" w:lineRule="auto"/>
        <w:ind w:left="567" w:hanging="567"/>
        <w:rPr>
          <w:del w:id="1527" w:author="Роман Шарковський" w:date="2023-03-12T15:59:00Z"/>
          <w:sz w:val="28"/>
          <w:szCs w:val="28"/>
          <w:rPrChange w:id="1528" w:author="Роман Шарковський" w:date="2023-04-20T19:25:00Z">
            <w:rPr>
              <w:del w:id="1529" w:author="Роман Шарковський" w:date="2023-03-12T15:59:00Z"/>
            </w:rPr>
          </w:rPrChange>
        </w:rPr>
        <w:pPrChange w:id="1530" w:author="Роман Шарковський" w:date="2023-04-20T20:26:00Z">
          <w:pPr>
            <w:pStyle w:val="ListParagraph"/>
            <w:numPr>
              <w:numId w:val="34"/>
            </w:numPr>
            <w:spacing w:line="360" w:lineRule="auto"/>
            <w:ind w:hanging="360"/>
          </w:pPr>
        </w:pPrChange>
      </w:pPr>
      <w:del w:id="1531" w:author="Роман Шарковський" w:date="2023-03-12T15:59:00Z">
        <w:r w:rsidRPr="002F6008" w:rsidDel="004E22D2">
          <w:rPr>
            <w:sz w:val="28"/>
            <w:szCs w:val="28"/>
            <w:rPrChange w:id="1532" w:author="Роман Шарковський" w:date="2023-04-20T19:25:00Z">
              <w:rPr/>
            </w:rPrChange>
          </w:rPr>
          <w:delText xml:space="preserve">Виконуємо команду </w:delText>
        </w:r>
        <w:r w:rsidRPr="002F6008" w:rsidDel="004E22D2">
          <w:rPr>
            <w:sz w:val="28"/>
            <w:szCs w:val="28"/>
            <w:lang w:val="en-US"/>
            <w:rPrChange w:id="1533" w:author="Роман Шарковський" w:date="2023-04-20T19:25:00Z">
              <w:rPr>
                <w:lang w:val="en-US"/>
              </w:rPr>
            </w:rPrChange>
          </w:rPr>
          <w:delText>tree</w:delText>
        </w:r>
        <w:r w:rsidRPr="002F6008" w:rsidDel="004E22D2">
          <w:rPr>
            <w:sz w:val="28"/>
            <w:szCs w:val="28"/>
            <w:rPrChange w:id="1534" w:author="Роман Шарковський" w:date="2023-04-20T19:25:00Z">
              <w:rPr/>
            </w:rPrChange>
          </w:rPr>
          <w:delText>, попередньо повернувшись у головну папку новоствореної системи каталогів:</w:delText>
        </w:r>
      </w:del>
    </w:p>
    <w:p w14:paraId="6E70278E" w14:textId="084FEC7B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35" w:author="Роман Шарковський" w:date="2023-03-12T15:59:00Z"/>
          <w:sz w:val="28"/>
          <w:szCs w:val="28"/>
          <w:rPrChange w:id="1536" w:author="Роман Шарковський" w:date="2023-04-20T19:25:00Z">
            <w:rPr>
              <w:del w:id="1537" w:author="Роман Шарковський" w:date="2023-03-12T15:59:00Z"/>
            </w:rPr>
          </w:rPrChange>
        </w:rPr>
        <w:pPrChange w:id="1538" w:author="Роман Шарковський" w:date="2023-04-20T20:26:00Z">
          <w:pPr>
            <w:spacing w:line="360" w:lineRule="auto"/>
            <w:jc w:val="center"/>
          </w:pPr>
        </w:pPrChange>
      </w:pPr>
      <w:del w:id="1539" w:author="Роман Шарковський" w:date="2023-03-12T15:59:00Z">
        <w:r w:rsidRPr="002F6008" w:rsidDel="004E22D2">
          <w:rPr>
            <w:noProof/>
            <w:sz w:val="28"/>
            <w:szCs w:val="28"/>
            <w:rPrChange w:id="1540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77D77717" wp14:editId="42B42899">
              <wp:extent cx="4057651" cy="1965176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65993" cy="1969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A8142D7" w14:textId="596B8477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41" w:author="Роман Шарковський" w:date="2023-03-12T15:59:00Z"/>
          <w:sz w:val="28"/>
          <w:szCs w:val="28"/>
          <w:lang w:val="en-US"/>
          <w:rPrChange w:id="1542" w:author="Роман Шарковський" w:date="2023-04-20T19:25:00Z">
            <w:rPr>
              <w:del w:id="1543" w:author="Роман Шарковський" w:date="2023-03-12T15:59:00Z"/>
              <w:lang w:val="en-US"/>
            </w:rPr>
          </w:rPrChange>
        </w:rPr>
        <w:pPrChange w:id="1544" w:author="Роман Шарковський" w:date="2023-04-20T20:26:00Z">
          <w:pPr>
            <w:spacing w:line="360" w:lineRule="auto"/>
            <w:jc w:val="center"/>
          </w:pPr>
        </w:pPrChange>
      </w:pPr>
      <w:del w:id="1545" w:author="Роман Шарковський" w:date="2023-03-12T15:59:00Z">
        <w:r w:rsidRPr="002F6008" w:rsidDel="004E22D2">
          <w:rPr>
            <w:sz w:val="28"/>
            <w:szCs w:val="28"/>
            <w:rPrChange w:id="1546" w:author="Роман Шарковський" w:date="2023-04-20T19:25:00Z">
              <w:rPr/>
            </w:rPrChange>
          </w:rPr>
          <w:delText xml:space="preserve">Рис. 1.3 Виконання команди </w:delText>
        </w:r>
        <w:r w:rsidRPr="002F6008" w:rsidDel="004E22D2">
          <w:rPr>
            <w:sz w:val="28"/>
            <w:szCs w:val="28"/>
            <w:lang w:val="en-US"/>
            <w:rPrChange w:id="1547" w:author="Роман Шарковський" w:date="2023-04-20T19:25:00Z">
              <w:rPr>
                <w:lang w:val="en-US"/>
              </w:rPr>
            </w:rPrChange>
          </w:rPr>
          <w:delText>tree</w:delText>
        </w:r>
      </w:del>
    </w:p>
    <w:p w14:paraId="060A6CD3" w14:textId="0CC5BBE0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48" w:author="Роман Шарковський" w:date="2023-03-12T15:59:00Z"/>
          <w:sz w:val="28"/>
          <w:szCs w:val="28"/>
          <w:lang w:val="en-US"/>
          <w:rPrChange w:id="1549" w:author="Роман Шарковський" w:date="2023-04-20T19:25:00Z">
            <w:rPr>
              <w:del w:id="1550" w:author="Роман Шарковський" w:date="2023-03-12T15:59:00Z"/>
              <w:lang w:val="en-US"/>
            </w:rPr>
          </w:rPrChange>
        </w:rPr>
        <w:pPrChange w:id="1551" w:author="Роман Шарковський" w:date="2023-04-20T20:26:00Z">
          <w:pPr>
            <w:spacing w:line="360" w:lineRule="auto"/>
            <w:jc w:val="center"/>
          </w:pPr>
        </w:pPrChange>
      </w:pPr>
    </w:p>
    <w:p w14:paraId="48FA8A62" w14:textId="5FDEC9D1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52" w:author="Роман Шарковський" w:date="2023-03-12T15:59:00Z"/>
          <w:sz w:val="28"/>
          <w:szCs w:val="28"/>
          <w:rPrChange w:id="1553" w:author="Роман Шарковський" w:date="2023-04-20T19:25:00Z">
            <w:rPr>
              <w:del w:id="1554" w:author="Роман Шарковський" w:date="2023-03-12T15:59:00Z"/>
            </w:rPr>
          </w:rPrChange>
        </w:rPr>
        <w:pPrChange w:id="1555" w:author="Роман Шарковський" w:date="2023-04-20T20:26:00Z">
          <w:pPr>
            <w:spacing w:line="360" w:lineRule="auto"/>
          </w:pPr>
        </w:pPrChange>
      </w:pPr>
      <w:del w:id="1556" w:author="Роман Шарковський" w:date="2023-03-12T15:59:00Z">
        <w:r w:rsidRPr="002F6008" w:rsidDel="004E22D2">
          <w:rPr>
            <w:sz w:val="28"/>
            <w:szCs w:val="28"/>
            <w:rPrChange w:id="1557" w:author="Роман Шарковський" w:date="2023-04-20T19:25:00Z">
              <w:rPr/>
            </w:rPrChange>
          </w:rPr>
          <w:delText>Порівняймо виведення із скриншотом завдання:</w:delText>
        </w:r>
      </w:del>
    </w:p>
    <w:p w14:paraId="47B62112" w14:textId="20F8CCA6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58" w:author="Роман Шарковський" w:date="2023-03-12T15:59:00Z"/>
          <w:sz w:val="28"/>
          <w:szCs w:val="28"/>
          <w:rPrChange w:id="1559" w:author="Роман Шарковський" w:date="2023-04-20T19:25:00Z">
            <w:rPr>
              <w:del w:id="1560" w:author="Роман Шарковський" w:date="2023-03-12T15:59:00Z"/>
            </w:rPr>
          </w:rPrChange>
        </w:rPr>
        <w:pPrChange w:id="1561" w:author="Роман Шарковський" w:date="2023-04-20T20:26:00Z">
          <w:pPr>
            <w:spacing w:line="360" w:lineRule="auto"/>
            <w:jc w:val="center"/>
          </w:pPr>
        </w:pPrChange>
      </w:pPr>
      <w:del w:id="1562" w:author="Роман Шарковський" w:date="2023-03-12T15:59:00Z">
        <w:r w:rsidRPr="002F6008" w:rsidDel="004E22D2">
          <w:rPr>
            <w:noProof/>
            <w:sz w:val="28"/>
            <w:szCs w:val="28"/>
            <w:rPrChange w:id="1563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4814A46F" wp14:editId="704703AA">
              <wp:extent cx="1860608" cy="1905000"/>
              <wp:effectExtent l="0" t="0" r="635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8"/>
                      <a:srcRect l="26643" t="15255" r="26903" b="15425"/>
                      <a:stretch/>
                    </pic:blipFill>
                    <pic:spPr bwMode="auto">
                      <a:xfrm>
                        <a:off x="0" y="0"/>
                        <a:ext cx="1867390" cy="1911944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RPr="002F6008" w:rsidDel="004E22D2">
          <w:rPr>
            <w:noProof/>
            <w:sz w:val="28"/>
            <w:szCs w:val="28"/>
            <w:rPrChange w:id="1564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494FB5EB" wp14:editId="1202D0B7">
              <wp:extent cx="4057651" cy="1965176"/>
              <wp:effectExtent l="0" t="0" r="0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065993" cy="19692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464D367" w14:textId="5454BDC6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65" w:author="Роман Шарковський" w:date="2023-03-12T15:59:00Z"/>
          <w:sz w:val="28"/>
          <w:szCs w:val="28"/>
          <w:rPrChange w:id="1566" w:author="Роман Шарковський" w:date="2023-04-20T19:25:00Z">
            <w:rPr>
              <w:del w:id="1567" w:author="Роман Шарковський" w:date="2023-03-12T15:59:00Z"/>
            </w:rPr>
          </w:rPrChange>
        </w:rPr>
        <w:pPrChange w:id="1568" w:author="Роман Шарковський" w:date="2023-04-20T20:26:00Z">
          <w:pPr>
            <w:spacing w:line="360" w:lineRule="auto"/>
            <w:jc w:val="center"/>
          </w:pPr>
        </w:pPrChange>
      </w:pPr>
      <w:del w:id="1569" w:author="Роман Шарковський" w:date="2023-03-12T15:59:00Z">
        <w:r w:rsidRPr="002F6008" w:rsidDel="004E22D2">
          <w:rPr>
            <w:sz w:val="28"/>
            <w:szCs w:val="28"/>
            <w:rPrChange w:id="1570" w:author="Роман Шарковський" w:date="2023-04-20T19:25:00Z">
              <w:rPr/>
            </w:rPrChange>
          </w:rPr>
          <w:delText>Рис. 1.4 Порівняння</w:delText>
        </w:r>
      </w:del>
    </w:p>
    <w:p w14:paraId="74274AC3" w14:textId="5201263A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71" w:author="Роман Шарковський" w:date="2023-03-12T15:59:00Z"/>
          <w:sz w:val="28"/>
          <w:szCs w:val="28"/>
          <w:rPrChange w:id="1572" w:author="Роман Шарковський" w:date="2023-04-20T19:25:00Z">
            <w:rPr>
              <w:del w:id="1573" w:author="Роман Шарковський" w:date="2023-03-12T15:59:00Z"/>
            </w:rPr>
          </w:rPrChange>
        </w:rPr>
        <w:pPrChange w:id="1574" w:author="Роман Шарковський" w:date="2023-04-20T20:26:00Z">
          <w:pPr>
            <w:spacing w:line="360" w:lineRule="auto"/>
            <w:jc w:val="center"/>
          </w:pPr>
        </w:pPrChange>
      </w:pPr>
    </w:p>
    <w:p w14:paraId="27CF2CC0" w14:textId="3AE98F04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75" w:author="Роман Шарковський" w:date="2023-03-12T15:59:00Z"/>
          <w:sz w:val="28"/>
          <w:szCs w:val="28"/>
          <w:rPrChange w:id="1576" w:author="Роман Шарковський" w:date="2023-04-20T19:25:00Z">
            <w:rPr>
              <w:del w:id="1577" w:author="Роман Шарковський" w:date="2023-03-12T15:59:00Z"/>
            </w:rPr>
          </w:rPrChange>
        </w:rPr>
        <w:pPrChange w:id="1578" w:author="Роман Шарковський" w:date="2023-04-20T20:26:00Z">
          <w:pPr>
            <w:spacing w:line="360" w:lineRule="auto"/>
          </w:pPr>
        </w:pPrChange>
      </w:pPr>
      <w:del w:id="1579" w:author="Роман Шарковський" w:date="2023-03-12T15:59:00Z">
        <w:r w:rsidRPr="002F6008" w:rsidDel="004E22D2">
          <w:rPr>
            <w:sz w:val="28"/>
            <w:szCs w:val="28"/>
            <w:rPrChange w:id="1580" w:author="Роман Шарковський" w:date="2023-04-20T19:25:00Z">
              <w:rPr/>
            </w:rPrChange>
          </w:rPr>
          <w:delText>Дерева співпадають, отже систему створено правильно.</w:delText>
        </w:r>
      </w:del>
    </w:p>
    <w:p w14:paraId="2E2DB21E" w14:textId="2D205655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81" w:author="Роман Шарковський" w:date="2023-03-12T15:59:00Z"/>
          <w:b/>
          <w:sz w:val="28"/>
          <w:szCs w:val="28"/>
          <w:rPrChange w:id="1582" w:author="Роман Шарковський" w:date="2023-04-20T19:25:00Z">
            <w:rPr>
              <w:del w:id="1583" w:author="Роман Шарковський" w:date="2023-03-12T15:59:00Z"/>
              <w:b/>
            </w:rPr>
          </w:rPrChange>
        </w:rPr>
        <w:pPrChange w:id="1584" w:author="Роман Шарковський" w:date="2023-04-20T20:26:00Z">
          <w:pPr>
            <w:spacing w:line="360" w:lineRule="auto"/>
            <w:ind w:firstLine="567"/>
            <w:jc w:val="both"/>
          </w:pPr>
        </w:pPrChange>
      </w:pPr>
    </w:p>
    <w:p w14:paraId="7C25E7C1" w14:textId="1D0C17E1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85" w:author="Роман Шарковський" w:date="2023-03-12T15:59:00Z"/>
          <w:b/>
          <w:bCs/>
          <w:i/>
          <w:iCs/>
          <w:color w:val="9BBB59" w:themeColor="accent3"/>
          <w:sz w:val="28"/>
          <w:szCs w:val="28"/>
          <w:lang w:eastAsia="ru-RU"/>
          <w:rPrChange w:id="1586" w:author="Роман Шарковський" w:date="2023-04-20T19:25:00Z">
            <w:rPr>
              <w:del w:id="1587" w:author="Роман Шарковський" w:date="2023-03-12T15:59:00Z"/>
              <w:b/>
              <w:bCs/>
              <w:i/>
              <w:iCs/>
              <w:color w:val="9BBB59" w:themeColor="accent3"/>
              <w:lang w:eastAsia="ru-RU"/>
            </w:rPr>
          </w:rPrChange>
        </w:rPr>
        <w:pPrChange w:id="1588" w:author="Роман Шарковський" w:date="2023-04-20T20:26:00Z">
          <w:pPr>
            <w:spacing w:line="360" w:lineRule="auto"/>
            <w:ind w:firstLine="709"/>
            <w:jc w:val="both"/>
          </w:pPr>
        </w:pPrChange>
      </w:pPr>
      <w:bookmarkStart w:id="1589" w:name="_Hlk128821433"/>
      <w:del w:id="1590" w:author="Роман Шарковський" w:date="2023-03-12T15:59:00Z">
        <w:r w:rsidRPr="002F6008" w:rsidDel="004E22D2">
          <w:rPr>
            <w:b/>
            <w:bCs/>
            <w:i/>
            <w:iCs/>
            <w:color w:val="9BBB59" w:themeColor="accent3"/>
            <w:sz w:val="28"/>
            <w:szCs w:val="28"/>
            <w:lang w:eastAsia="ru-RU"/>
            <w:rPrChange w:id="1591" w:author="Роман Шарковський" w:date="2023-04-20T19:25:00Z">
              <w:rPr>
                <w:b/>
                <w:bCs/>
                <w:i/>
                <w:iCs/>
                <w:color w:val="9BBB59" w:themeColor="accent3"/>
                <w:lang w:eastAsia="ru-RU"/>
              </w:rPr>
            </w:rPrChange>
          </w:rPr>
          <w:delText>Завдання 1.2</w:delText>
        </w:r>
      </w:del>
    </w:p>
    <w:bookmarkEnd w:id="1589"/>
    <w:p w14:paraId="0246FD8E" w14:textId="6C949755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92" w:author="Роман Шарковський" w:date="2023-03-12T15:59:00Z"/>
          <w:sz w:val="28"/>
          <w:szCs w:val="28"/>
          <w:rPrChange w:id="1593" w:author="Роман Шарковський" w:date="2023-04-20T19:25:00Z">
            <w:rPr>
              <w:del w:id="1594" w:author="Роман Шарковський" w:date="2023-03-12T15:59:00Z"/>
            </w:rPr>
          </w:rPrChange>
        </w:rPr>
        <w:pPrChange w:id="1595" w:author="Роман Шарковський" w:date="2023-04-20T20:26:00Z">
          <w:pPr>
            <w:spacing w:line="360" w:lineRule="auto"/>
            <w:jc w:val="center"/>
          </w:pPr>
        </w:pPrChange>
      </w:pPr>
      <w:del w:id="1596" w:author="Роман Шарковський" w:date="2023-03-12T15:59:00Z">
        <w:r w:rsidRPr="002F6008" w:rsidDel="004E22D2">
          <w:rPr>
            <w:noProof/>
            <w:sz w:val="28"/>
            <w:szCs w:val="28"/>
            <w:rPrChange w:id="1597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1E14E51D" wp14:editId="52C49ACC">
              <wp:extent cx="5311140" cy="6287193"/>
              <wp:effectExtent l="0" t="0" r="3810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22583" cy="63007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BF26A93" w14:textId="61585E10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598" w:author="Роман Шарковський" w:date="2023-03-12T15:59:00Z"/>
          <w:sz w:val="28"/>
          <w:szCs w:val="28"/>
          <w:rPrChange w:id="1599" w:author="Роман Шарковський" w:date="2023-04-20T19:25:00Z">
            <w:rPr>
              <w:del w:id="1600" w:author="Роман Шарковський" w:date="2023-03-12T15:59:00Z"/>
            </w:rPr>
          </w:rPrChange>
        </w:rPr>
        <w:pPrChange w:id="1601" w:author="Роман Шарковський" w:date="2023-04-20T20:26:00Z">
          <w:pPr>
            <w:spacing w:line="360" w:lineRule="auto"/>
            <w:jc w:val="center"/>
          </w:pPr>
        </w:pPrChange>
      </w:pPr>
      <w:del w:id="1602" w:author="Роман Шарковський" w:date="2023-03-12T15:59:00Z">
        <w:r w:rsidRPr="002F6008" w:rsidDel="004E22D2">
          <w:rPr>
            <w:sz w:val="28"/>
            <w:szCs w:val="28"/>
            <w:rPrChange w:id="1603" w:author="Роман Шарковський" w:date="2023-04-20T19:25:00Z">
              <w:rPr/>
            </w:rPrChange>
          </w:rPr>
          <w:delText xml:space="preserve">Рис. 2.1 Скриншот завдання </w:delText>
        </w:r>
      </w:del>
    </w:p>
    <w:p w14:paraId="7B42872E" w14:textId="161D7876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604" w:author="Роман Шарковський" w:date="2023-03-12T15:59:00Z"/>
          <w:sz w:val="28"/>
          <w:szCs w:val="28"/>
          <w:rPrChange w:id="1605" w:author="Роман Шарковський" w:date="2023-04-20T19:25:00Z">
            <w:rPr>
              <w:del w:id="1606" w:author="Роман Шарковський" w:date="2023-03-12T15:59:00Z"/>
            </w:rPr>
          </w:rPrChange>
        </w:rPr>
        <w:pPrChange w:id="1607" w:author="Роман Шарковський" w:date="2023-04-20T20:26:00Z">
          <w:pPr>
            <w:spacing w:line="360" w:lineRule="auto"/>
            <w:jc w:val="center"/>
          </w:pPr>
        </w:pPrChange>
      </w:pPr>
    </w:p>
    <w:p w14:paraId="0071150E" w14:textId="48650C53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608" w:author="Роман Шарковський" w:date="2023-03-12T15:59:00Z"/>
          <w:sz w:val="28"/>
          <w:szCs w:val="28"/>
          <w:rPrChange w:id="1609" w:author="Роман Шарковський" w:date="2023-04-20T19:25:00Z">
            <w:rPr>
              <w:del w:id="1610" w:author="Роман Шарковський" w:date="2023-03-12T15:59:00Z"/>
            </w:rPr>
          </w:rPrChange>
        </w:rPr>
        <w:pPrChange w:id="1611" w:author="Роман Шарковський" w:date="2023-04-20T20:26:00Z">
          <w:pPr>
            <w:spacing w:line="360" w:lineRule="auto"/>
            <w:jc w:val="center"/>
          </w:pPr>
        </w:pPrChange>
      </w:pPr>
      <w:del w:id="1612" w:author="Роман Шарковський" w:date="2023-03-12T15:59:00Z">
        <w:r w:rsidRPr="002F6008" w:rsidDel="004E22D2">
          <w:rPr>
            <w:noProof/>
            <w:sz w:val="28"/>
            <w:szCs w:val="28"/>
            <w:rPrChange w:id="1613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62C497BE" wp14:editId="75992BAF">
              <wp:extent cx="3365871" cy="1027301"/>
              <wp:effectExtent l="0" t="0" r="6350" b="1905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86870" cy="1033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7E1972A" w14:textId="1770E9B6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614" w:author="Роман Шарковський" w:date="2023-03-12T15:59:00Z"/>
          <w:sz w:val="28"/>
          <w:szCs w:val="28"/>
          <w:rPrChange w:id="1615" w:author="Роман Шарковський" w:date="2023-04-20T19:25:00Z">
            <w:rPr>
              <w:del w:id="1616" w:author="Роман Шарковський" w:date="2023-03-12T15:59:00Z"/>
            </w:rPr>
          </w:rPrChange>
        </w:rPr>
        <w:pPrChange w:id="1617" w:author="Роман Шарковський" w:date="2023-04-20T20:26:00Z">
          <w:pPr>
            <w:spacing w:line="360" w:lineRule="auto"/>
            <w:jc w:val="center"/>
          </w:pPr>
        </w:pPrChange>
      </w:pPr>
      <w:del w:id="1618" w:author="Роман Шарковський" w:date="2023-03-12T15:59:00Z">
        <w:r w:rsidRPr="002F6008" w:rsidDel="004E22D2">
          <w:rPr>
            <w:sz w:val="28"/>
            <w:szCs w:val="28"/>
            <w:rPrChange w:id="1619" w:author="Роман Шарковський" w:date="2023-04-20T19:25:00Z">
              <w:rPr/>
            </w:rPrChange>
          </w:rPr>
          <w:delText>Рис. 2.2 Завдання за варіянтом</w:delText>
        </w:r>
      </w:del>
    </w:p>
    <w:p w14:paraId="5A3B71AE" w14:textId="61C29A8C" w:rsidR="00E44DF1" w:rsidRPr="002F6008" w:rsidDel="004E22D2" w:rsidRDefault="00E44DF1">
      <w:pPr>
        <w:pStyle w:val="ListParagraph"/>
        <w:spacing w:line="360" w:lineRule="auto"/>
        <w:ind w:left="567" w:hanging="567"/>
        <w:rPr>
          <w:del w:id="1620" w:author="Роман Шарковський" w:date="2023-03-12T15:59:00Z"/>
          <w:sz w:val="28"/>
          <w:szCs w:val="28"/>
          <w:rPrChange w:id="1621" w:author="Роман Шарковський" w:date="2023-04-20T19:25:00Z">
            <w:rPr>
              <w:del w:id="1622" w:author="Роман Шарковський" w:date="2023-03-12T15:59:00Z"/>
            </w:rPr>
          </w:rPrChange>
        </w:rPr>
        <w:pPrChange w:id="1623" w:author="Роман Шарковський" w:date="2023-04-20T20:26:00Z">
          <w:pPr>
            <w:spacing w:line="360" w:lineRule="auto"/>
            <w:jc w:val="center"/>
          </w:pPr>
        </w:pPrChange>
      </w:pPr>
    </w:p>
    <w:p w14:paraId="4BD6AB22" w14:textId="7010299F" w:rsidR="00E44DF1" w:rsidRPr="002F6008" w:rsidDel="004E22D2" w:rsidRDefault="005A6793">
      <w:pPr>
        <w:pStyle w:val="ListParagraph"/>
        <w:spacing w:after="200" w:line="360" w:lineRule="auto"/>
        <w:ind w:left="567" w:hanging="567"/>
        <w:rPr>
          <w:del w:id="1624" w:author="Роман Шарковський" w:date="2023-03-12T15:59:00Z"/>
          <w:sz w:val="28"/>
          <w:szCs w:val="28"/>
          <w:rPrChange w:id="1625" w:author="Роман Шарковський" w:date="2023-04-20T19:25:00Z">
            <w:rPr>
              <w:del w:id="1626" w:author="Роман Шарковський" w:date="2023-03-12T15:59:00Z"/>
            </w:rPr>
          </w:rPrChange>
        </w:rPr>
        <w:pPrChange w:id="1627" w:author="Роман Шарковський" w:date="2023-04-20T20:26:00Z">
          <w:pPr>
            <w:pStyle w:val="ListParagraph"/>
            <w:numPr>
              <w:numId w:val="35"/>
            </w:numPr>
            <w:spacing w:line="360" w:lineRule="auto"/>
            <w:ind w:hanging="360"/>
          </w:pPr>
        </w:pPrChange>
      </w:pPr>
      <w:del w:id="1628" w:author="Роман Шарковський" w:date="2023-03-12T15:59:00Z">
        <w:r w:rsidRPr="002F6008" w:rsidDel="004E22D2">
          <w:rPr>
            <w:sz w:val="28"/>
            <w:szCs w:val="28"/>
            <w:rPrChange w:id="1629" w:author="Роман Шарковський" w:date="2023-04-20T19:25:00Z">
              <w:rPr/>
            </w:rPrChange>
          </w:rPr>
          <w:delText xml:space="preserve">Задане ім’я фалу чи каталогу: </w:delText>
        </w:r>
        <w:r w:rsidRPr="002F6008" w:rsidDel="004E22D2">
          <w:rPr>
            <w:sz w:val="28"/>
            <w:szCs w:val="28"/>
            <w:lang w:val="en-US"/>
            <w:rPrChange w:id="1630" w:author="Роман Шарковський" w:date="2023-04-20T19:25:00Z">
              <w:rPr>
                <w:lang w:val="en-US"/>
              </w:rPr>
            </w:rPrChange>
          </w:rPr>
          <w:delText>netstat</w:delText>
        </w:r>
      </w:del>
    </w:p>
    <w:p w14:paraId="54902415" w14:textId="371999DF" w:rsidR="005A6793" w:rsidRPr="002F6008" w:rsidDel="004E22D2" w:rsidRDefault="005A6793">
      <w:pPr>
        <w:pStyle w:val="ListParagraph"/>
        <w:spacing w:after="200" w:line="360" w:lineRule="auto"/>
        <w:ind w:left="567" w:hanging="567"/>
        <w:rPr>
          <w:del w:id="1631" w:author="Роман Шарковський" w:date="2023-03-12T15:59:00Z"/>
          <w:sz w:val="28"/>
          <w:szCs w:val="28"/>
          <w:rPrChange w:id="1632" w:author="Роман Шарковський" w:date="2023-04-20T19:25:00Z">
            <w:rPr>
              <w:del w:id="1633" w:author="Роман Шарковський" w:date="2023-03-12T15:59:00Z"/>
            </w:rPr>
          </w:rPrChange>
        </w:rPr>
        <w:pPrChange w:id="1634" w:author="Роман Шарковський" w:date="2023-04-20T20:26:00Z">
          <w:pPr>
            <w:pStyle w:val="ListParagraph"/>
            <w:spacing w:line="360" w:lineRule="auto"/>
          </w:pPr>
        </w:pPrChange>
      </w:pPr>
    </w:p>
    <w:p w14:paraId="41302C33" w14:textId="5FE6E8BF" w:rsidR="005A6793" w:rsidRPr="002F6008" w:rsidDel="004E22D2" w:rsidRDefault="005A6793">
      <w:pPr>
        <w:pStyle w:val="ListParagraph"/>
        <w:spacing w:after="200" w:line="360" w:lineRule="auto"/>
        <w:ind w:left="567" w:hanging="567"/>
        <w:rPr>
          <w:del w:id="1635" w:author="Роман Шарковський" w:date="2023-03-12T15:59:00Z"/>
          <w:sz w:val="28"/>
          <w:szCs w:val="28"/>
          <w:rPrChange w:id="1636" w:author="Роман Шарковський" w:date="2023-04-20T19:25:00Z">
            <w:rPr>
              <w:del w:id="1637" w:author="Роман Шарковський" w:date="2023-03-12T15:59:00Z"/>
            </w:rPr>
          </w:rPrChange>
        </w:rPr>
        <w:pPrChange w:id="1638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1639" w:author="Роман Шарковський" w:date="2023-03-12T15:59:00Z">
        <w:r w:rsidRPr="002F6008" w:rsidDel="004E22D2">
          <w:rPr>
            <w:noProof/>
            <w:sz w:val="28"/>
            <w:szCs w:val="28"/>
            <w:rPrChange w:id="1640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1765C954" wp14:editId="5B117C9A">
              <wp:extent cx="6299835" cy="2392045"/>
              <wp:effectExtent l="0" t="0" r="5715" b="8255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23920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B764A69" w14:textId="54ED84D0" w:rsidR="005A6793" w:rsidRPr="002F6008" w:rsidDel="004E22D2" w:rsidRDefault="005A6793">
      <w:pPr>
        <w:pStyle w:val="ListParagraph"/>
        <w:spacing w:after="200" w:line="360" w:lineRule="auto"/>
        <w:ind w:left="567" w:hanging="567"/>
        <w:rPr>
          <w:del w:id="1641" w:author="Роман Шарковський" w:date="2023-03-12T15:59:00Z"/>
          <w:sz w:val="28"/>
          <w:szCs w:val="28"/>
          <w:rPrChange w:id="1642" w:author="Роман Шарковський" w:date="2023-04-20T19:25:00Z">
            <w:rPr>
              <w:del w:id="1643" w:author="Роман Шарковський" w:date="2023-03-12T15:59:00Z"/>
            </w:rPr>
          </w:rPrChange>
        </w:rPr>
        <w:pPrChange w:id="1644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1645" w:author="Роман Шарковський" w:date="2023-03-12T15:59:00Z">
        <w:r w:rsidRPr="002F6008" w:rsidDel="004E22D2">
          <w:rPr>
            <w:sz w:val="28"/>
            <w:szCs w:val="28"/>
            <w:rPrChange w:id="1646" w:author="Роман Шарковський" w:date="2023-04-20T19:25:00Z">
              <w:rPr/>
            </w:rPrChange>
          </w:rPr>
          <w:delText xml:space="preserve">Рис. 2.3 Результат виконання команди </w:delText>
        </w:r>
        <w:r w:rsidRPr="002F6008" w:rsidDel="004E22D2">
          <w:rPr>
            <w:sz w:val="28"/>
            <w:szCs w:val="28"/>
            <w:lang w:val="en-US"/>
            <w:rPrChange w:id="1647" w:author="Роман Шарковський" w:date="2023-04-20T19:25:00Z">
              <w:rPr>
                <w:lang w:val="en-US"/>
              </w:rPr>
            </w:rPrChange>
          </w:rPr>
          <w:delText>locate</w:delText>
        </w:r>
        <w:r w:rsidR="007B0AC9" w:rsidRPr="002F6008" w:rsidDel="004E22D2">
          <w:rPr>
            <w:sz w:val="28"/>
            <w:szCs w:val="28"/>
            <w:rPrChange w:id="1648" w:author="Роман Шарковський" w:date="2023-04-20T19:25:00Z">
              <w:rPr/>
            </w:rPrChange>
          </w:rPr>
          <w:delText xml:space="preserve"> (неповне)</w:delText>
        </w:r>
      </w:del>
    </w:p>
    <w:p w14:paraId="72AD3243" w14:textId="370CFB5A" w:rsidR="005A6793" w:rsidRPr="002F6008" w:rsidDel="004E22D2" w:rsidRDefault="005A6793">
      <w:pPr>
        <w:pStyle w:val="ListParagraph"/>
        <w:spacing w:after="200" w:line="360" w:lineRule="auto"/>
        <w:ind w:left="567" w:hanging="567"/>
        <w:rPr>
          <w:del w:id="1649" w:author="Роман Шарковський" w:date="2023-03-12T15:59:00Z"/>
          <w:sz w:val="28"/>
          <w:szCs w:val="28"/>
          <w:lang w:val="en-US"/>
          <w:rPrChange w:id="1650" w:author="Роман Шарковський" w:date="2023-04-20T19:25:00Z">
            <w:rPr>
              <w:del w:id="1651" w:author="Роман Шарковський" w:date="2023-03-12T15:59:00Z"/>
              <w:lang w:val="en-US"/>
            </w:rPr>
          </w:rPrChange>
        </w:rPr>
        <w:pPrChange w:id="1652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</w:p>
    <w:p w14:paraId="141C07A9" w14:textId="45EBB7E2" w:rsidR="005A6793" w:rsidRPr="002F6008" w:rsidDel="004E22D2" w:rsidRDefault="005A6793">
      <w:pPr>
        <w:pStyle w:val="ListParagraph"/>
        <w:spacing w:after="200" w:line="360" w:lineRule="auto"/>
        <w:ind w:left="567" w:hanging="567"/>
        <w:rPr>
          <w:del w:id="1653" w:author="Роман Шарковський" w:date="2023-03-12T15:59:00Z"/>
          <w:sz w:val="28"/>
          <w:szCs w:val="28"/>
          <w:rPrChange w:id="1654" w:author="Роман Шарковський" w:date="2023-04-20T19:25:00Z">
            <w:rPr>
              <w:del w:id="1655" w:author="Роман Шарковський" w:date="2023-03-12T15:59:00Z"/>
            </w:rPr>
          </w:rPrChange>
        </w:rPr>
        <w:pPrChange w:id="1656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1657" w:author="Роман Шарковський" w:date="2023-03-12T15:59:00Z">
        <w:r w:rsidRPr="002F6008" w:rsidDel="004E22D2">
          <w:rPr>
            <w:sz w:val="28"/>
            <w:szCs w:val="28"/>
            <w:lang w:val="en-US"/>
            <w:rPrChange w:id="1658" w:author="Роман Шарковський" w:date="2023-04-20T19:25:00Z">
              <w:rPr>
                <w:lang w:val="en-US"/>
              </w:rPr>
            </w:rPrChange>
          </w:rPr>
          <w:delText>-w –</w:delText>
        </w:r>
        <w:r w:rsidRPr="002F6008" w:rsidDel="004E22D2">
          <w:rPr>
            <w:sz w:val="28"/>
            <w:szCs w:val="28"/>
            <w:rPrChange w:id="1659" w:author="Роман Шарковський" w:date="2023-04-20T19:25:00Z">
              <w:rPr/>
            </w:rPrChange>
          </w:rPr>
          <w:delText xml:space="preserve"> пошук тільки за повним співпадінням імені</w:delText>
        </w:r>
      </w:del>
    </w:p>
    <w:p w14:paraId="0853E4B1" w14:textId="32EE2E8D" w:rsidR="00E44DF1" w:rsidRPr="002F6008" w:rsidDel="004E22D2" w:rsidRDefault="005A6793">
      <w:pPr>
        <w:pStyle w:val="ListParagraph"/>
        <w:spacing w:after="200" w:line="360" w:lineRule="auto"/>
        <w:ind w:left="567" w:hanging="567"/>
        <w:rPr>
          <w:del w:id="1660" w:author="Роман Шарковський" w:date="2023-03-12T15:59:00Z"/>
          <w:sz w:val="28"/>
          <w:szCs w:val="28"/>
          <w:rPrChange w:id="1661" w:author="Роман Шарковський" w:date="2023-04-20T19:25:00Z">
            <w:rPr>
              <w:del w:id="1662" w:author="Роман Шарковський" w:date="2023-03-12T15:59:00Z"/>
            </w:rPr>
          </w:rPrChange>
        </w:rPr>
        <w:pPrChange w:id="1663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1664" w:author="Роман Шарковський" w:date="2023-03-12T15:59:00Z">
        <w:r w:rsidRPr="002F6008" w:rsidDel="004E22D2">
          <w:rPr>
            <w:sz w:val="28"/>
            <w:szCs w:val="28"/>
            <w:rPrChange w:id="1665" w:author="Роман Шарковський" w:date="2023-04-20T19:25:00Z">
              <w:rPr/>
            </w:rPrChange>
          </w:rPr>
          <w:delText>2</w:delText>
        </w:r>
        <w:r w:rsidRPr="002F6008" w:rsidDel="004E22D2">
          <w:rPr>
            <w:sz w:val="28"/>
            <w:szCs w:val="28"/>
            <w:lang w:val="en-US"/>
            <w:rPrChange w:id="1666" w:author="Роман Шарковський" w:date="2023-04-20T19:25:00Z">
              <w:rPr>
                <w:lang w:val="en-US"/>
              </w:rPr>
            </w:rPrChange>
          </w:rPr>
          <w:delText>&gt;&gt; /home/student/locate_errors.txt</w:delText>
        </w:r>
        <w:r w:rsidR="00824F01" w:rsidRPr="002F6008" w:rsidDel="004E22D2">
          <w:rPr>
            <w:sz w:val="28"/>
            <w:szCs w:val="28"/>
            <w:lang w:val="en-US"/>
            <w:rPrChange w:id="1667" w:author="Роман Шарковський" w:date="2023-04-20T19:25:00Z">
              <w:rPr>
                <w:lang w:val="en-US"/>
              </w:rPr>
            </w:rPrChange>
          </w:rPr>
          <w:delText xml:space="preserve"> – </w:delText>
        </w:r>
        <w:r w:rsidR="00824F01" w:rsidRPr="002F6008" w:rsidDel="004E22D2">
          <w:rPr>
            <w:sz w:val="28"/>
            <w:szCs w:val="28"/>
            <w:rPrChange w:id="1668" w:author="Роман Шарковський" w:date="2023-04-20T19:25:00Z">
              <w:rPr/>
            </w:rPrChange>
          </w:rPr>
          <w:delText>перенаправлення повідомлень про помилки у файл порожнього пристрою.</w:delText>
        </w:r>
      </w:del>
    </w:p>
    <w:p w14:paraId="18B73027" w14:textId="6DC58C92" w:rsidR="00824F01" w:rsidRPr="002F6008" w:rsidDel="004E22D2" w:rsidRDefault="00824F01">
      <w:pPr>
        <w:pStyle w:val="ListParagraph"/>
        <w:spacing w:after="200" w:line="360" w:lineRule="auto"/>
        <w:ind w:left="567" w:hanging="567"/>
        <w:rPr>
          <w:del w:id="1669" w:author="Роман Шарковський" w:date="2023-03-12T15:59:00Z"/>
          <w:sz w:val="28"/>
          <w:szCs w:val="28"/>
          <w:rPrChange w:id="1670" w:author="Роман Шарковський" w:date="2023-04-20T19:25:00Z">
            <w:rPr>
              <w:del w:id="1671" w:author="Роман Шарковський" w:date="2023-03-12T15:59:00Z"/>
            </w:rPr>
          </w:rPrChange>
        </w:rPr>
        <w:pPrChange w:id="1672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1673" w:author="Роман Шарковський" w:date="2023-03-12T15:59:00Z">
        <w:r w:rsidRPr="002F6008" w:rsidDel="004E22D2">
          <w:rPr>
            <w:sz w:val="28"/>
            <w:szCs w:val="28"/>
            <w:lang w:val="en-US"/>
            <w:rPrChange w:id="1674" w:author="Роман Шарковський" w:date="2023-04-20T19:25:00Z">
              <w:rPr>
                <w:lang w:val="en-US"/>
              </w:rPr>
            </w:rPrChange>
          </w:rPr>
          <w:delText xml:space="preserve">sudo </w:delText>
        </w:r>
        <w:r w:rsidRPr="002F6008" w:rsidDel="004E22D2">
          <w:rPr>
            <w:sz w:val="28"/>
            <w:szCs w:val="28"/>
            <w:rPrChange w:id="1675" w:author="Роман Шарковський" w:date="2023-04-20T19:25:00Z">
              <w:rPr/>
            </w:rPrChange>
          </w:rPr>
          <w:delText>– надання прав адміністратора.</w:delText>
        </w:r>
      </w:del>
    </w:p>
    <w:p w14:paraId="7CF43C13" w14:textId="4EAEA2CB" w:rsidR="00824F01" w:rsidRPr="002F6008" w:rsidDel="004E22D2" w:rsidRDefault="00824F01">
      <w:pPr>
        <w:pStyle w:val="ListParagraph"/>
        <w:spacing w:after="200" w:line="360" w:lineRule="auto"/>
        <w:ind w:left="567" w:hanging="567"/>
        <w:rPr>
          <w:del w:id="1676" w:author="Роман Шарковський" w:date="2023-03-12T15:59:00Z"/>
          <w:sz w:val="28"/>
          <w:szCs w:val="28"/>
          <w:rPrChange w:id="1677" w:author="Роман Шарковський" w:date="2023-04-20T19:25:00Z">
            <w:rPr>
              <w:del w:id="1678" w:author="Роман Шарковський" w:date="2023-03-12T15:59:00Z"/>
            </w:rPr>
          </w:rPrChange>
        </w:rPr>
        <w:pPrChange w:id="1679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</w:p>
    <w:p w14:paraId="7903DAF8" w14:textId="5551DC7B" w:rsidR="00824F01" w:rsidRPr="002F6008" w:rsidDel="004E22D2" w:rsidRDefault="00824F01">
      <w:pPr>
        <w:pStyle w:val="ListParagraph"/>
        <w:spacing w:after="200" w:line="360" w:lineRule="auto"/>
        <w:ind w:left="567" w:hanging="567"/>
        <w:rPr>
          <w:del w:id="1680" w:author="Роман Шарковський" w:date="2023-03-12T15:59:00Z"/>
          <w:sz w:val="28"/>
          <w:szCs w:val="28"/>
          <w:rPrChange w:id="1681" w:author="Роман Шарковський" w:date="2023-04-20T19:25:00Z">
            <w:rPr>
              <w:del w:id="1682" w:author="Роман Шарковський" w:date="2023-03-12T15:59:00Z"/>
            </w:rPr>
          </w:rPrChange>
        </w:rPr>
        <w:pPrChange w:id="1683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1684" w:author="Роман Шарковський" w:date="2023-03-12T15:59:00Z">
        <w:r w:rsidRPr="002F6008" w:rsidDel="004E22D2">
          <w:rPr>
            <w:noProof/>
            <w:sz w:val="28"/>
            <w:szCs w:val="28"/>
            <w:rPrChange w:id="1685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1A4F7397" wp14:editId="038E5B9E">
              <wp:extent cx="6007735" cy="341908"/>
              <wp:effectExtent l="0" t="0" r="0" b="1270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4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32522" cy="34901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32E987C5" w14:textId="3F02A6A2" w:rsidR="00824F01" w:rsidRPr="002F6008" w:rsidDel="004E22D2" w:rsidRDefault="00824F01">
      <w:pPr>
        <w:pStyle w:val="ListParagraph"/>
        <w:spacing w:after="200" w:line="360" w:lineRule="auto"/>
        <w:ind w:left="567" w:hanging="567"/>
        <w:rPr>
          <w:del w:id="1686" w:author="Роман Шарковський" w:date="2023-03-12T15:59:00Z"/>
          <w:sz w:val="28"/>
          <w:szCs w:val="28"/>
          <w:lang w:val="en-US"/>
          <w:rPrChange w:id="1687" w:author="Роман Шарковський" w:date="2023-04-20T19:25:00Z">
            <w:rPr>
              <w:del w:id="1688" w:author="Роман Шарковський" w:date="2023-03-12T15:59:00Z"/>
              <w:lang w:val="en-US"/>
            </w:rPr>
          </w:rPrChange>
        </w:rPr>
        <w:pPrChange w:id="1689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1690" w:author="Роман Шарковський" w:date="2023-03-12T15:59:00Z">
        <w:r w:rsidRPr="002F6008" w:rsidDel="004E22D2">
          <w:rPr>
            <w:sz w:val="28"/>
            <w:szCs w:val="28"/>
            <w:rPrChange w:id="1691" w:author="Роман Шарковський" w:date="2023-04-20T19:25:00Z">
              <w:rPr/>
            </w:rPrChange>
          </w:rPr>
          <w:delText xml:space="preserve">Рис. 2.4 Виконання команди </w:delText>
        </w:r>
        <w:r w:rsidRPr="002F6008" w:rsidDel="004E22D2">
          <w:rPr>
            <w:sz w:val="28"/>
            <w:szCs w:val="28"/>
            <w:lang w:val="en-US"/>
            <w:rPrChange w:id="1692" w:author="Роман Шарковський" w:date="2023-04-20T19:25:00Z">
              <w:rPr>
                <w:lang w:val="en-US"/>
              </w:rPr>
            </w:rPrChange>
          </w:rPr>
          <w:delText>find</w:delText>
        </w:r>
      </w:del>
    </w:p>
    <w:p w14:paraId="75E2DA7B" w14:textId="63BF6134" w:rsidR="00824F01" w:rsidRPr="002F6008" w:rsidDel="004E22D2" w:rsidRDefault="00824F01">
      <w:pPr>
        <w:pStyle w:val="ListParagraph"/>
        <w:spacing w:after="200" w:line="360" w:lineRule="auto"/>
        <w:ind w:left="567" w:hanging="567"/>
        <w:rPr>
          <w:del w:id="1693" w:author="Роман Шарковський" w:date="2023-03-12T15:59:00Z"/>
          <w:sz w:val="28"/>
          <w:szCs w:val="28"/>
          <w:lang w:val="en-US"/>
          <w:rPrChange w:id="1694" w:author="Роман Шарковський" w:date="2023-04-20T19:25:00Z">
            <w:rPr>
              <w:del w:id="1695" w:author="Роман Шарковський" w:date="2023-03-12T15:59:00Z"/>
              <w:lang w:val="en-US"/>
            </w:rPr>
          </w:rPrChange>
        </w:rPr>
        <w:pPrChange w:id="1696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</w:p>
    <w:p w14:paraId="4FBAD91C" w14:textId="0D9F4890" w:rsidR="00824F01" w:rsidRPr="002F6008" w:rsidDel="004E22D2" w:rsidRDefault="00824F01">
      <w:pPr>
        <w:pStyle w:val="ListParagraph"/>
        <w:spacing w:after="200" w:line="360" w:lineRule="auto"/>
        <w:ind w:left="567" w:hanging="567"/>
        <w:rPr>
          <w:del w:id="1697" w:author="Роман Шарковський" w:date="2023-03-12T15:59:00Z"/>
          <w:sz w:val="28"/>
          <w:szCs w:val="28"/>
          <w:lang w:val="en-US"/>
          <w:rPrChange w:id="1698" w:author="Роман Шарковський" w:date="2023-04-20T19:25:00Z">
            <w:rPr>
              <w:del w:id="1699" w:author="Роман Шарковський" w:date="2023-03-12T15:59:00Z"/>
              <w:lang w:val="en-US"/>
            </w:rPr>
          </w:rPrChange>
        </w:rPr>
        <w:pPrChange w:id="1700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1701" w:author="Роман Шарковський" w:date="2023-03-12T15:59:00Z">
        <w:r w:rsidRPr="002F6008" w:rsidDel="004E22D2">
          <w:rPr>
            <w:sz w:val="28"/>
            <w:szCs w:val="28"/>
            <w:rPrChange w:id="1702" w:author="Роман Шарковський" w:date="2023-04-20T19:25:00Z">
              <w:rPr/>
            </w:rPrChange>
          </w:rPr>
          <w:delText xml:space="preserve">Параметри як у попередньому (тільки без </w:delText>
        </w:r>
        <w:r w:rsidRPr="002F6008" w:rsidDel="004E22D2">
          <w:rPr>
            <w:sz w:val="28"/>
            <w:szCs w:val="28"/>
            <w:lang w:val="en-US"/>
            <w:rPrChange w:id="1703" w:author="Роман Шарковський" w:date="2023-04-20T19:25:00Z">
              <w:rPr>
                <w:lang w:val="en-US"/>
              </w:rPr>
            </w:rPrChange>
          </w:rPr>
          <w:delText>-w)</w:delText>
        </w:r>
      </w:del>
    </w:p>
    <w:p w14:paraId="091E3DA8" w14:textId="10465FB6" w:rsidR="00824F01" w:rsidRPr="002F6008" w:rsidDel="004E22D2" w:rsidRDefault="00824F01">
      <w:pPr>
        <w:pStyle w:val="ListParagraph"/>
        <w:spacing w:after="200" w:line="360" w:lineRule="auto"/>
        <w:ind w:left="567" w:hanging="567"/>
        <w:rPr>
          <w:del w:id="1704" w:author="Роман Шарковський" w:date="2023-03-12T15:59:00Z"/>
          <w:sz w:val="28"/>
          <w:szCs w:val="28"/>
          <w:rPrChange w:id="1705" w:author="Роман Шарковський" w:date="2023-04-20T19:25:00Z">
            <w:rPr>
              <w:del w:id="1706" w:author="Роман Шарковський" w:date="2023-03-12T15:59:00Z"/>
            </w:rPr>
          </w:rPrChange>
        </w:rPr>
        <w:pPrChange w:id="1707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1708" w:author="Роман Шарковський" w:date="2023-03-12T15:59:00Z">
        <w:r w:rsidRPr="002F6008" w:rsidDel="004E22D2">
          <w:rPr>
            <w:sz w:val="28"/>
            <w:szCs w:val="28"/>
            <w:rPrChange w:id="1709" w:author="Роман Шарковський" w:date="2023-04-20T19:25:00Z">
              <w:rPr/>
            </w:rPrChange>
          </w:rPr>
          <w:delText>Команда не вивела жодної інформації.</w:delText>
        </w:r>
      </w:del>
    </w:p>
    <w:p w14:paraId="749E2800" w14:textId="76D28BBA" w:rsidR="00824F01" w:rsidRPr="002F6008" w:rsidDel="004E22D2" w:rsidRDefault="00824F01">
      <w:pPr>
        <w:pStyle w:val="ListParagraph"/>
        <w:spacing w:after="200" w:line="360" w:lineRule="auto"/>
        <w:ind w:left="567" w:hanging="567"/>
        <w:rPr>
          <w:del w:id="1710" w:author="Роман Шарковський" w:date="2023-03-12T15:59:00Z"/>
          <w:sz w:val="28"/>
          <w:szCs w:val="28"/>
          <w:lang w:val="en-US"/>
          <w:rPrChange w:id="1711" w:author="Роман Шарковський" w:date="2023-04-20T19:25:00Z">
            <w:rPr>
              <w:del w:id="1712" w:author="Роман Шарковський" w:date="2023-03-12T15:59:00Z"/>
              <w:lang w:val="en-US"/>
            </w:rPr>
          </w:rPrChange>
        </w:rPr>
        <w:pPrChange w:id="1713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</w:p>
    <w:p w14:paraId="0128C3BE" w14:textId="21812613" w:rsidR="008C0DC6" w:rsidRPr="002F6008" w:rsidDel="004E22D2" w:rsidRDefault="00824F01">
      <w:pPr>
        <w:pStyle w:val="ListParagraph"/>
        <w:spacing w:line="360" w:lineRule="auto"/>
        <w:ind w:left="567" w:hanging="567"/>
        <w:rPr>
          <w:del w:id="1714" w:author="Роман Шарковський" w:date="2023-03-12T15:59:00Z"/>
          <w:sz w:val="28"/>
          <w:szCs w:val="28"/>
          <w:rPrChange w:id="1715" w:author="Роман Шарковський" w:date="2023-04-20T19:25:00Z">
            <w:rPr>
              <w:del w:id="1716" w:author="Роман Шарковський" w:date="2023-03-12T15:59:00Z"/>
            </w:rPr>
          </w:rPrChange>
        </w:rPr>
        <w:pPrChange w:id="1717" w:author="Роман Шарковський" w:date="2023-04-20T20:26:00Z">
          <w:pPr>
            <w:spacing w:line="360" w:lineRule="auto"/>
            <w:jc w:val="center"/>
          </w:pPr>
        </w:pPrChange>
      </w:pPr>
      <w:del w:id="1718" w:author="Роман Шарковський" w:date="2023-03-12T15:59:00Z">
        <w:r w:rsidRPr="002F6008" w:rsidDel="004E22D2">
          <w:rPr>
            <w:noProof/>
            <w:sz w:val="28"/>
            <w:szCs w:val="28"/>
            <w:rPrChange w:id="1719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44833D8B" wp14:editId="4552C441">
              <wp:extent cx="5764981" cy="762000"/>
              <wp:effectExtent l="0" t="0" r="762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8720" cy="762494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1208DBDF" w14:textId="2DA348D1" w:rsidR="00824F01" w:rsidRPr="002F6008" w:rsidDel="004E22D2" w:rsidRDefault="00824F01">
      <w:pPr>
        <w:pStyle w:val="ListParagraph"/>
        <w:spacing w:line="360" w:lineRule="auto"/>
        <w:ind w:left="567" w:hanging="567"/>
        <w:rPr>
          <w:del w:id="1720" w:author="Роман Шарковський" w:date="2023-03-12T15:59:00Z"/>
          <w:sz w:val="28"/>
          <w:szCs w:val="28"/>
          <w:lang w:val="en-US"/>
          <w:rPrChange w:id="1721" w:author="Роман Шарковський" w:date="2023-04-20T19:25:00Z">
            <w:rPr>
              <w:del w:id="1722" w:author="Роман Шарковський" w:date="2023-03-12T15:59:00Z"/>
              <w:lang w:val="en-US"/>
            </w:rPr>
          </w:rPrChange>
        </w:rPr>
        <w:pPrChange w:id="1723" w:author="Роман Шарковський" w:date="2023-04-20T20:26:00Z">
          <w:pPr>
            <w:spacing w:line="360" w:lineRule="auto"/>
            <w:ind w:firstLine="851"/>
            <w:jc w:val="center"/>
          </w:pPr>
        </w:pPrChange>
      </w:pPr>
      <w:del w:id="1724" w:author="Роман Шарковський" w:date="2023-03-12T15:59:00Z">
        <w:r w:rsidRPr="002F6008" w:rsidDel="004E22D2">
          <w:rPr>
            <w:sz w:val="28"/>
            <w:szCs w:val="28"/>
            <w:rPrChange w:id="1725" w:author="Роман Шарковський" w:date="2023-04-20T19:25:00Z">
              <w:rPr/>
            </w:rPrChange>
          </w:rPr>
          <w:delText xml:space="preserve">Рис. 2.5 Нова спроба виконання команди </w:delText>
        </w:r>
        <w:r w:rsidRPr="002F6008" w:rsidDel="004E22D2">
          <w:rPr>
            <w:sz w:val="28"/>
            <w:szCs w:val="28"/>
            <w:lang w:val="en-US"/>
            <w:rPrChange w:id="1726" w:author="Роман Шарковський" w:date="2023-04-20T19:25:00Z">
              <w:rPr>
                <w:lang w:val="en-US"/>
              </w:rPr>
            </w:rPrChange>
          </w:rPr>
          <w:delText>find</w:delText>
        </w:r>
      </w:del>
    </w:p>
    <w:p w14:paraId="43F02197" w14:textId="6C2D4899" w:rsidR="00824F01" w:rsidRPr="002F6008" w:rsidDel="004E22D2" w:rsidRDefault="00824F01">
      <w:pPr>
        <w:pStyle w:val="ListParagraph"/>
        <w:spacing w:line="360" w:lineRule="auto"/>
        <w:ind w:left="567" w:hanging="567"/>
        <w:rPr>
          <w:del w:id="1727" w:author="Роман Шарковський" w:date="2023-03-12T15:59:00Z"/>
          <w:sz w:val="28"/>
          <w:szCs w:val="28"/>
          <w:lang w:val="en-US"/>
          <w:rPrChange w:id="1728" w:author="Роман Шарковський" w:date="2023-04-20T19:25:00Z">
            <w:rPr>
              <w:del w:id="1729" w:author="Роман Шарковський" w:date="2023-03-12T15:59:00Z"/>
              <w:lang w:val="en-US"/>
            </w:rPr>
          </w:rPrChange>
        </w:rPr>
        <w:pPrChange w:id="1730" w:author="Роман Шарковський" w:date="2023-04-20T20:26:00Z">
          <w:pPr>
            <w:spacing w:line="360" w:lineRule="auto"/>
            <w:ind w:firstLine="851"/>
            <w:jc w:val="center"/>
          </w:pPr>
        </w:pPrChange>
      </w:pPr>
    </w:p>
    <w:p w14:paraId="796CC093" w14:textId="39EDA6C0" w:rsidR="00824F01" w:rsidRPr="002F6008" w:rsidDel="004E22D2" w:rsidRDefault="00824F01">
      <w:pPr>
        <w:pStyle w:val="ListParagraph"/>
        <w:spacing w:line="360" w:lineRule="auto"/>
        <w:ind w:left="567" w:hanging="567"/>
        <w:rPr>
          <w:del w:id="1731" w:author="Роман Шарковський" w:date="2023-03-12T15:59:00Z"/>
          <w:sz w:val="28"/>
          <w:szCs w:val="28"/>
          <w:rPrChange w:id="1732" w:author="Роман Шарковський" w:date="2023-04-20T19:25:00Z">
            <w:rPr>
              <w:del w:id="1733" w:author="Роман Шарковський" w:date="2023-03-12T15:59:00Z"/>
            </w:rPr>
          </w:rPrChange>
        </w:rPr>
        <w:pPrChange w:id="1734" w:author="Роман Шарковський" w:date="2023-04-20T20:26:00Z">
          <w:pPr>
            <w:spacing w:line="360" w:lineRule="auto"/>
          </w:pPr>
        </w:pPrChange>
      </w:pPr>
      <w:bookmarkStart w:id="1735" w:name="_Hlk127442789"/>
      <w:del w:id="1736" w:author="Роман Шарковський" w:date="2023-03-12T15:59:00Z">
        <w:r w:rsidRPr="002F6008" w:rsidDel="004E22D2">
          <w:rPr>
            <w:sz w:val="28"/>
            <w:szCs w:val="28"/>
            <w:rPrChange w:id="1737" w:author="Роман Шарковський" w:date="2023-04-20T19:25:00Z">
              <w:rPr/>
            </w:rPrChange>
          </w:rPr>
          <w:delText xml:space="preserve">Заданого каталогу чи файлу не існує. </w:delText>
        </w:r>
        <w:bookmarkEnd w:id="1735"/>
        <w:r w:rsidRPr="002F6008" w:rsidDel="004E22D2">
          <w:rPr>
            <w:sz w:val="28"/>
            <w:szCs w:val="28"/>
            <w:rPrChange w:id="1738" w:author="Роман Шарковський" w:date="2023-04-20T19:25:00Z">
              <w:rPr/>
            </w:rPrChange>
          </w:rPr>
          <w:delText xml:space="preserve">Спробуймо вивести вміст файлу порожнього пристрою за допомогою команди </w:delText>
        </w:r>
        <w:r w:rsidRPr="002F6008" w:rsidDel="004E22D2">
          <w:rPr>
            <w:sz w:val="28"/>
            <w:szCs w:val="28"/>
            <w:lang w:val="en-US"/>
            <w:rPrChange w:id="1739" w:author="Роман Шарковський" w:date="2023-04-20T19:25:00Z">
              <w:rPr>
                <w:lang w:val="en-US"/>
              </w:rPr>
            </w:rPrChange>
          </w:rPr>
          <w:delText>cat</w:delText>
        </w:r>
        <w:r w:rsidRPr="002F6008" w:rsidDel="004E22D2">
          <w:rPr>
            <w:sz w:val="28"/>
            <w:szCs w:val="28"/>
            <w:rPrChange w:id="1740" w:author="Роман Шарковський" w:date="2023-04-20T19:25:00Z">
              <w:rPr/>
            </w:rPrChange>
          </w:rPr>
          <w:delText>:</w:delText>
        </w:r>
      </w:del>
    </w:p>
    <w:p w14:paraId="5F7D2B32" w14:textId="6D22E5DE" w:rsidR="00824F01" w:rsidRPr="002F6008" w:rsidDel="004E22D2" w:rsidRDefault="00824F01">
      <w:pPr>
        <w:pStyle w:val="ListParagraph"/>
        <w:spacing w:line="360" w:lineRule="auto"/>
        <w:ind w:left="567" w:hanging="567"/>
        <w:rPr>
          <w:del w:id="1741" w:author="Роман Шарковський" w:date="2023-03-12T15:59:00Z"/>
          <w:sz w:val="28"/>
          <w:szCs w:val="28"/>
          <w:rPrChange w:id="1742" w:author="Роман Шарковський" w:date="2023-04-20T19:25:00Z">
            <w:rPr>
              <w:del w:id="1743" w:author="Роман Шарковський" w:date="2023-03-12T15:59:00Z"/>
            </w:rPr>
          </w:rPrChange>
        </w:rPr>
        <w:pPrChange w:id="1744" w:author="Роман Шарковський" w:date="2023-04-20T20:26:00Z">
          <w:pPr>
            <w:spacing w:line="360" w:lineRule="auto"/>
          </w:pPr>
        </w:pPrChange>
      </w:pPr>
    </w:p>
    <w:p w14:paraId="7229DD9F" w14:textId="7D4DC3A7" w:rsidR="00824F01" w:rsidRPr="002F6008" w:rsidDel="004E22D2" w:rsidRDefault="00824F01">
      <w:pPr>
        <w:pStyle w:val="ListParagraph"/>
        <w:spacing w:line="360" w:lineRule="auto"/>
        <w:ind w:left="567" w:hanging="567"/>
        <w:rPr>
          <w:del w:id="1745" w:author="Роман Шарковський" w:date="2023-03-12T15:59:00Z"/>
          <w:sz w:val="28"/>
          <w:szCs w:val="28"/>
          <w:rPrChange w:id="1746" w:author="Роман Шарковський" w:date="2023-04-20T19:25:00Z">
            <w:rPr>
              <w:del w:id="1747" w:author="Роман Шарковський" w:date="2023-03-12T15:59:00Z"/>
            </w:rPr>
          </w:rPrChange>
        </w:rPr>
        <w:pPrChange w:id="1748" w:author="Роман Шарковський" w:date="2023-04-20T20:26:00Z">
          <w:pPr>
            <w:spacing w:line="360" w:lineRule="auto"/>
            <w:jc w:val="center"/>
          </w:pPr>
        </w:pPrChange>
      </w:pPr>
      <w:del w:id="1749" w:author="Роман Шарковський" w:date="2023-03-12T15:59:00Z">
        <w:r w:rsidRPr="002F6008" w:rsidDel="004E22D2">
          <w:rPr>
            <w:noProof/>
            <w:sz w:val="28"/>
            <w:szCs w:val="28"/>
            <w:rPrChange w:id="1750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3DAA7EA1" wp14:editId="50C8C51F">
              <wp:extent cx="5763429" cy="581106"/>
              <wp:effectExtent l="0" t="0" r="8890" b="9525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3429" cy="5811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DB80BD5" w14:textId="13B30764" w:rsidR="00824F01" w:rsidRPr="002F6008" w:rsidDel="004E22D2" w:rsidRDefault="00824F01">
      <w:pPr>
        <w:pStyle w:val="ListParagraph"/>
        <w:spacing w:line="360" w:lineRule="auto"/>
        <w:ind w:left="567" w:hanging="567"/>
        <w:rPr>
          <w:del w:id="1751" w:author="Роман Шарковський" w:date="2023-03-12T15:59:00Z"/>
          <w:sz w:val="28"/>
          <w:szCs w:val="28"/>
          <w:lang w:val="en-US"/>
          <w:rPrChange w:id="1752" w:author="Роман Шарковський" w:date="2023-04-20T19:25:00Z">
            <w:rPr>
              <w:del w:id="1753" w:author="Роман Шарковський" w:date="2023-03-12T15:59:00Z"/>
              <w:lang w:val="en-US"/>
            </w:rPr>
          </w:rPrChange>
        </w:rPr>
        <w:pPrChange w:id="1754" w:author="Роман Шарковський" w:date="2023-04-20T20:26:00Z">
          <w:pPr>
            <w:spacing w:line="360" w:lineRule="auto"/>
            <w:jc w:val="center"/>
          </w:pPr>
        </w:pPrChange>
      </w:pPr>
      <w:del w:id="1755" w:author="Роман Шарковський" w:date="2023-03-12T15:59:00Z">
        <w:r w:rsidRPr="002F6008" w:rsidDel="004E22D2">
          <w:rPr>
            <w:sz w:val="28"/>
            <w:szCs w:val="28"/>
            <w:rPrChange w:id="1756" w:author="Роман Шарковський" w:date="2023-04-20T19:25:00Z">
              <w:rPr/>
            </w:rPrChange>
          </w:rPr>
          <w:delText xml:space="preserve">Рис. 2.6 Виконання команди </w:delText>
        </w:r>
        <w:r w:rsidRPr="002F6008" w:rsidDel="004E22D2">
          <w:rPr>
            <w:sz w:val="28"/>
            <w:szCs w:val="28"/>
            <w:lang w:val="en-US"/>
            <w:rPrChange w:id="1757" w:author="Роман Шарковський" w:date="2023-04-20T19:25:00Z">
              <w:rPr>
                <w:lang w:val="en-US"/>
              </w:rPr>
            </w:rPrChange>
          </w:rPr>
          <w:delText>cat</w:delText>
        </w:r>
      </w:del>
    </w:p>
    <w:p w14:paraId="0445500A" w14:textId="562F3FC0" w:rsidR="00824F01" w:rsidRPr="002F6008" w:rsidDel="004E22D2" w:rsidRDefault="00824F01">
      <w:pPr>
        <w:pStyle w:val="ListParagraph"/>
        <w:spacing w:line="360" w:lineRule="auto"/>
        <w:ind w:left="567" w:hanging="567"/>
        <w:rPr>
          <w:del w:id="1758" w:author="Роман Шарковський" w:date="2023-03-12T15:59:00Z"/>
          <w:sz w:val="28"/>
          <w:szCs w:val="28"/>
          <w:lang w:val="en-US"/>
          <w:rPrChange w:id="1759" w:author="Роман Шарковський" w:date="2023-04-20T19:25:00Z">
            <w:rPr>
              <w:del w:id="1760" w:author="Роман Шарковський" w:date="2023-03-12T15:59:00Z"/>
              <w:lang w:val="en-US"/>
            </w:rPr>
          </w:rPrChange>
        </w:rPr>
        <w:pPrChange w:id="1761" w:author="Роман Шарковський" w:date="2023-04-20T20:26:00Z">
          <w:pPr>
            <w:spacing w:line="360" w:lineRule="auto"/>
            <w:jc w:val="center"/>
          </w:pPr>
        </w:pPrChange>
      </w:pPr>
    </w:p>
    <w:p w14:paraId="6F8C32E7" w14:textId="6480FF14" w:rsidR="00824F01" w:rsidRPr="002F6008" w:rsidDel="004E22D2" w:rsidRDefault="00824F01">
      <w:pPr>
        <w:pStyle w:val="ListParagraph"/>
        <w:spacing w:line="360" w:lineRule="auto"/>
        <w:ind w:left="567" w:hanging="567"/>
        <w:rPr>
          <w:del w:id="1762" w:author="Роман Шарковський" w:date="2023-03-12T15:59:00Z"/>
          <w:sz w:val="28"/>
          <w:szCs w:val="28"/>
          <w:rPrChange w:id="1763" w:author="Роман Шарковський" w:date="2023-04-20T19:25:00Z">
            <w:rPr>
              <w:del w:id="1764" w:author="Роман Шарковський" w:date="2023-03-12T15:59:00Z"/>
            </w:rPr>
          </w:rPrChange>
        </w:rPr>
        <w:pPrChange w:id="1765" w:author="Роман Шарковський" w:date="2023-04-20T20:26:00Z">
          <w:pPr>
            <w:spacing w:line="360" w:lineRule="auto"/>
          </w:pPr>
        </w:pPrChange>
      </w:pPr>
      <w:del w:id="1766" w:author="Роман Шарковський" w:date="2023-03-12T15:59:00Z">
        <w:r w:rsidRPr="002F6008" w:rsidDel="004E22D2">
          <w:rPr>
            <w:sz w:val="28"/>
            <w:szCs w:val="28"/>
            <w:rPrChange w:id="1767" w:author="Роман Шарковський" w:date="2023-04-20T19:25:00Z">
              <w:rPr/>
            </w:rPrChange>
          </w:rPr>
          <w:delText>Заданого каталогу чи файлу не існує – це говорить про те, що помилок не було, отже файл не був створений.</w:delText>
        </w:r>
      </w:del>
    </w:p>
    <w:p w14:paraId="380C1BFC" w14:textId="43C6991A" w:rsidR="00824F01" w:rsidRPr="002F6008" w:rsidDel="004E22D2" w:rsidRDefault="00824F01">
      <w:pPr>
        <w:pStyle w:val="ListParagraph"/>
        <w:spacing w:line="360" w:lineRule="auto"/>
        <w:ind w:left="567" w:hanging="567"/>
        <w:rPr>
          <w:del w:id="1768" w:author="Роман Шарковський" w:date="2023-03-12T15:59:00Z"/>
          <w:sz w:val="28"/>
          <w:szCs w:val="28"/>
          <w:rPrChange w:id="1769" w:author="Роман Шарковський" w:date="2023-04-20T19:25:00Z">
            <w:rPr>
              <w:del w:id="1770" w:author="Роман Шарковський" w:date="2023-03-12T15:59:00Z"/>
            </w:rPr>
          </w:rPrChange>
        </w:rPr>
        <w:pPrChange w:id="1771" w:author="Роман Шарковський" w:date="2023-04-20T20:26:00Z">
          <w:pPr>
            <w:spacing w:line="360" w:lineRule="auto"/>
          </w:pPr>
        </w:pPrChange>
      </w:pPr>
    </w:p>
    <w:p w14:paraId="7AEC3B7F" w14:textId="6F54118A" w:rsidR="00824F01" w:rsidRPr="002F6008" w:rsidDel="004E22D2" w:rsidRDefault="00824F01">
      <w:pPr>
        <w:pStyle w:val="ListParagraph"/>
        <w:spacing w:after="200" w:line="360" w:lineRule="auto"/>
        <w:ind w:left="567" w:hanging="567"/>
        <w:rPr>
          <w:del w:id="1772" w:author="Роман Шарковський" w:date="2023-03-12T15:59:00Z"/>
          <w:sz w:val="28"/>
          <w:szCs w:val="28"/>
          <w:lang w:val="en-US"/>
          <w:rPrChange w:id="1773" w:author="Роман Шарковський" w:date="2023-04-20T19:25:00Z">
            <w:rPr>
              <w:del w:id="1774" w:author="Роман Шарковський" w:date="2023-03-12T15:59:00Z"/>
              <w:lang w:val="en-US"/>
            </w:rPr>
          </w:rPrChange>
        </w:rPr>
        <w:pPrChange w:id="1775" w:author="Роман Шарковський" w:date="2023-04-20T20:26:00Z">
          <w:pPr>
            <w:pStyle w:val="ListParagraph"/>
            <w:numPr>
              <w:numId w:val="35"/>
            </w:numPr>
            <w:spacing w:line="360" w:lineRule="auto"/>
            <w:ind w:hanging="360"/>
          </w:pPr>
        </w:pPrChange>
      </w:pPr>
      <w:del w:id="1776" w:author="Роман Шарковський" w:date="2023-03-12T15:59:00Z">
        <w:r w:rsidRPr="002F6008" w:rsidDel="004E22D2">
          <w:rPr>
            <w:sz w:val="28"/>
            <w:szCs w:val="28"/>
            <w:rPrChange w:id="1777" w:author="Роман Шарковський" w:date="2023-04-20T19:25:00Z">
              <w:rPr/>
            </w:rPrChange>
          </w:rPr>
          <w:delText>для створення файлу –</w:delText>
        </w:r>
        <w:r w:rsidR="00335F7C" w:rsidRPr="002F6008" w:rsidDel="004E22D2">
          <w:rPr>
            <w:sz w:val="28"/>
            <w:szCs w:val="28"/>
            <w:lang w:val="en-US"/>
            <w:rPrChange w:id="1778" w:author="Роман Шарковський" w:date="2023-04-20T19:25:00Z">
              <w:rPr>
                <w:lang w:val="en-US"/>
              </w:rPr>
            </w:rPrChange>
          </w:rPr>
          <w:delText xml:space="preserve"> </w:delText>
        </w:r>
        <w:r w:rsidRPr="002F6008" w:rsidDel="004E22D2">
          <w:rPr>
            <w:sz w:val="28"/>
            <w:szCs w:val="28"/>
            <w:lang w:val="en-US"/>
            <w:rPrChange w:id="1779" w:author="Роман Шарковський" w:date="2023-04-20T19:25:00Z">
              <w:rPr>
                <w:lang w:val="en-US"/>
              </w:rPr>
            </w:rPrChange>
          </w:rPr>
          <w:delText>touch.</w:delText>
        </w:r>
      </w:del>
    </w:p>
    <w:p w14:paraId="71F9DFBA" w14:textId="0731D2CC" w:rsidR="00335F7C" w:rsidRPr="002F6008" w:rsidDel="004E22D2" w:rsidRDefault="00335F7C">
      <w:pPr>
        <w:pStyle w:val="ListParagraph"/>
        <w:spacing w:after="200" w:line="360" w:lineRule="auto"/>
        <w:ind w:left="567" w:hanging="567"/>
        <w:rPr>
          <w:del w:id="1780" w:author="Роман Шарковський" w:date="2023-03-12T15:59:00Z"/>
          <w:sz w:val="28"/>
          <w:szCs w:val="28"/>
          <w:lang w:val="en-US"/>
          <w:rPrChange w:id="1781" w:author="Роман Шарковський" w:date="2023-04-20T19:25:00Z">
            <w:rPr>
              <w:del w:id="1782" w:author="Роман Шарковський" w:date="2023-03-12T15:59:00Z"/>
              <w:lang w:val="en-US"/>
            </w:rPr>
          </w:rPrChange>
        </w:rPr>
        <w:pPrChange w:id="1783" w:author="Роман Шарковський" w:date="2023-04-20T20:26:00Z">
          <w:pPr>
            <w:pStyle w:val="ListParagraph"/>
            <w:spacing w:line="360" w:lineRule="auto"/>
          </w:pPr>
        </w:pPrChange>
      </w:pPr>
    </w:p>
    <w:p w14:paraId="13F88829" w14:textId="5A307D3D" w:rsidR="00824F01" w:rsidRPr="002F6008" w:rsidDel="004E22D2" w:rsidRDefault="00335F7C">
      <w:pPr>
        <w:pStyle w:val="ListParagraph"/>
        <w:spacing w:line="360" w:lineRule="auto"/>
        <w:ind w:left="567" w:hanging="567"/>
        <w:rPr>
          <w:del w:id="1784" w:author="Роман Шарковський" w:date="2023-03-12T15:59:00Z"/>
          <w:sz w:val="28"/>
          <w:szCs w:val="28"/>
          <w:lang w:val="en-US"/>
          <w:rPrChange w:id="1785" w:author="Роман Шарковський" w:date="2023-04-20T19:25:00Z">
            <w:rPr>
              <w:del w:id="1786" w:author="Роман Шарковський" w:date="2023-03-12T15:59:00Z"/>
              <w:lang w:val="en-US"/>
            </w:rPr>
          </w:rPrChange>
        </w:rPr>
        <w:pPrChange w:id="1787" w:author="Роман Шарковський" w:date="2023-04-20T20:26:00Z">
          <w:pPr>
            <w:spacing w:line="360" w:lineRule="auto"/>
            <w:jc w:val="center"/>
          </w:pPr>
        </w:pPrChange>
      </w:pPr>
      <w:del w:id="1788" w:author="Роман Шарковський" w:date="2023-03-12T15:59:00Z">
        <w:r w:rsidRPr="002F6008" w:rsidDel="004E22D2">
          <w:rPr>
            <w:noProof/>
            <w:sz w:val="28"/>
            <w:szCs w:val="28"/>
            <w:lang w:val="en-US"/>
            <w:rPrChange w:id="1789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61FD9250" wp14:editId="44FA669B">
              <wp:extent cx="6017143" cy="528320"/>
              <wp:effectExtent l="0" t="0" r="3175" b="508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48"/>
                      <a:srcRect r="4487"/>
                      <a:stretch/>
                    </pic:blipFill>
                    <pic:spPr bwMode="auto">
                      <a:xfrm>
                        <a:off x="0" y="0"/>
                        <a:ext cx="6017143" cy="52832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500A54EF" w14:textId="72419B8C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790" w:author="Роман Шарковський" w:date="2023-03-12T15:59:00Z"/>
          <w:sz w:val="28"/>
          <w:szCs w:val="28"/>
          <w:lang w:val="en-US"/>
          <w:rPrChange w:id="1791" w:author="Роман Шарковський" w:date="2023-04-20T19:25:00Z">
            <w:rPr>
              <w:del w:id="1792" w:author="Роман Шарковський" w:date="2023-03-12T15:59:00Z"/>
              <w:lang w:val="en-US"/>
            </w:rPr>
          </w:rPrChange>
        </w:rPr>
        <w:pPrChange w:id="1793" w:author="Роман Шарковський" w:date="2023-04-20T20:26:00Z">
          <w:pPr>
            <w:spacing w:line="360" w:lineRule="auto"/>
            <w:jc w:val="center"/>
          </w:pPr>
        </w:pPrChange>
      </w:pPr>
      <w:del w:id="1794" w:author="Роман Шарковський" w:date="2023-03-12T15:59:00Z">
        <w:r w:rsidRPr="002F6008" w:rsidDel="004E22D2">
          <w:rPr>
            <w:sz w:val="28"/>
            <w:szCs w:val="28"/>
            <w:rPrChange w:id="1795" w:author="Роман Шарковський" w:date="2023-04-20T19:25:00Z">
              <w:rPr/>
            </w:rPrChange>
          </w:rPr>
          <w:delText xml:space="preserve">Рис. 2.7 Створення фалу </w:delText>
        </w:r>
        <w:r w:rsidRPr="002F6008" w:rsidDel="004E22D2">
          <w:rPr>
            <w:sz w:val="28"/>
            <w:szCs w:val="28"/>
            <w:lang w:val="en-US"/>
            <w:rPrChange w:id="1796" w:author="Роман Шарковський" w:date="2023-04-20T19:25:00Z">
              <w:rPr>
                <w:lang w:val="en-US"/>
              </w:rPr>
            </w:rPrChange>
          </w:rPr>
          <w:delText>netstat</w:delText>
        </w:r>
      </w:del>
    </w:p>
    <w:p w14:paraId="6ACB2469" w14:textId="59F94929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797" w:author="Роман Шарковський" w:date="2023-03-12T15:59:00Z"/>
          <w:sz w:val="28"/>
          <w:szCs w:val="28"/>
          <w:lang w:val="en-US"/>
          <w:rPrChange w:id="1798" w:author="Роман Шарковський" w:date="2023-04-20T19:25:00Z">
            <w:rPr>
              <w:del w:id="1799" w:author="Роман Шарковський" w:date="2023-03-12T15:59:00Z"/>
              <w:lang w:val="en-US"/>
            </w:rPr>
          </w:rPrChange>
        </w:rPr>
        <w:pPrChange w:id="1800" w:author="Роман Шарковський" w:date="2023-04-20T20:26:00Z">
          <w:pPr>
            <w:spacing w:line="360" w:lineRule="auto"/>
            <w:jc w:val="center"/>
          </w:pPr>
        </w:pPrChange>
      </w:pPr>
    </w:p>
    <w:p w14:paraId="742AA57C" w14:textId="6BCAD55E" w:rsidR="00335F7C" w:rsidRPr="002F6008" w:rsidDel="004E22D2" w:rsidRDefault="00335F7C">
      <w:pPr>
        <w:pStyle w:val="ListParagraph"/>
        <w:spacing w:after="200" w:line="360" w:lineRule="auto"/>
        <w:ind w:left="567" w:hanging="567"/>
        <w:rPr>
          <w:del w:id="1801" w:author="Роман Шарковський" w:date="2023-03-12T15:59:00Z"/>
          <w:sz w:val="28"/>
          <w:szCs w:val="28"/>
          <w:lang w:val="en-US"/>
          <w:rPrChange w:id="1802" w:author="Роман Шарковський" w:date="2023-04-20T19:25:00Z">
            <w:rPr>
              <w:del w:id="1803" w:author="Роман Шарковський" w:date="2023-03-12T15:59:00Z"/>
              <w:lang w:val="en-US"/>
            </w:rPr>
          </w:rPrChange>
        </w:rPr>
        <w:pPrChange w:id="1804" w:author="Роман Шарковський" w:date="2023-04-20T20:26:00Z">
          <w:pPr>
            <w:pStyle w:val="ListParagraph"/>
            <w:numPr>
              <w:numId w:val="35"/>
            </w:numPr>
            <w:spacing w:line="360" w:lineRule="auto"/>
            <w:ind w:hanging="360"/>
          </w:pPr>
        </w:pPrChange>
      </w:pPr>
      <w:del w:id="1805" w:author="Роман Шарковський" w:date="2023-03-12T15:59:00Z">
        <w:r w:rsidRPr="002F6008" w:rsidDel="004E22D2">
          <w:rPr>
            <w:sz w:val="28"/>
            <w:szCs w:val="28"/>
            <w:rPrChange w:id="1806" w:author="Роман Шарковський" w:date="2023-04-20T19:25:00Z">
              <w:rPr/>
            </w:rPrChange>
          </w:rPr>
          <w:delText xml:space="preserve">Для оновлення скористуймося командою </w:delText>
        </w:r>
        <w:r w:rsidRPr="002F6008" w:rsidDel="004E22D2">
          <w:rPr>
            <w:sz w:val="28"/>
            <w:szCs w:val="28"/>
            <w:lang w:val="en-US"/>
            <w:rPrChange w:id="1807" w:author="Роман Шарковський" w:date="2023-04-20T19:25:00Z">
              <w:rPr>
                <w:lang w:val="en-US"/>
              </w:rPr>
            </w:rPrChange>
          </w:rPr>
          <w:delText>updatedb</w:delText>
        </w:r>
      </w:del>
    </w:p>
    <w:p w14:paraId="2251843A" w14:textId="5F686D9C" w:rsidR="00335F7C" w:rsidRPr="002F6008" w:rsidDel="004E22D2" w:rsidRDefault="00335F7C">
      <w:pPr>
        <w:pStyle w:val="ListParagraph"/>
        <w:spacing w:after="200" w:line="360" w:lineRule="auto"/>
        <w:ind w:left="567" w:hanging="567"/>
        <w:rPr>
          <w:del w:id="1808" w:author="Роман Шарковський" w:date="2023-03-12T15:59:00Z"/>
          <w:sz w:val="28"/>
          <w:szCs w:val="28"/>
          <w:lang w:val="en-US"/>
          <w:rPrChange w:id="1809" w:author="Роман Шарковський" w:date="2023-04-20T19:25:00Z">
            <w:rPr>
              <w:del w:id="1810" w:author="Роман Шарковський" w:date="2023-03-12T15:59:00Z"/>
              <w:lang w:val="en-US"/>
            </w:rPr>
          </w:rPrChange>
        </w:rPr>
        <w:pPrChange w:id="1811" w:author="Роман Шарковський" w:date="2023-04-20T20:26:00Z">
          <w:pPr>
            <w:pStyle w:val="ListParagraph"/>
            <w:spacing w:line="360" w:lineRule="auto"/>
          </w:pPr>
        </w:pPrChange>
      </w:pPr>
    </w:p>
    <w:p w14:paraId="7094D154" w14:textId="5F9E7EDC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812" w:author="Роман Шарковський" w:date="2023-03-12T15:59:00Z"/>
          <w:sz w:val="28"/>
          <w:szCs w:val="28"/>
          <w:lang w:val="en-US"/>
          <w:rPrChange w:id="1813" w:author="Роман Шарковський" w:date="2023-04-20T19:25:00Z">
            <w:rPr>
              <w:del w:id="1814" w:author="Роман Шарковський" w:date="2023-03-12T15:59:00Z"/>
              <w:lang w:val="en-US"/>
            </w:rPr>
          </w:rPrChange>
        </w:rPr>
        <w:pPrChange w:id="1815" w:author="Роман Шарковський" w:date="2023-04-20T20:26:00Z">
          <w:pPr>
            <w:spacing w:line="360" w:lineRule="auto"/>
            <w:jc w:val="center"/>
          </w:pPr>
        </w:pPrChange>
      </w:pPr>
      <w:del w:id="1816" w:author="Роман Шарковський" w:date="2023-03-12T15:59:00Z">
        <w:r w:rsidRPr="002F6008" w:rsidDel="004E22D2">
          <w:rPr>
            <w:noProof/>
            <w:sz w:val="28"/>
            <w:szCs w:val="28"/>
            <w:lang w:val="en-US"/>
            <w:rPrChange w:id="1817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0FDB29A5" wp14:editId="1F732490">
              <wp:extent cx="4991735" cy="561975"/>
              <wp:effectExtent l="0" t="0" r="0" b="9525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91735" cy="56197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64BD476B" w14:textId="639EBF3B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818" w:author="Роман Шарковський" w:date="2023-03-12T15:59:00Z"/>
          <w:sz w:val="28"/>
          <w:szCs w:val="28"/>
          <w:rPrChange w:id="1819" w:author="Роман Шарковський" w:date="2023-04-20T19:25:00Z">
            <w:rPr>
              <w:del w:id="1820" w:author="Роман Шарковський" w:date="2023-03-12T15:59:00Z"/>
            </w:rPr>
          </w:rPrChange>
        </w:rPr>
        <w:pPrChange w:id="1821" w:author="Роман Шарковський" w:date="2023-04-20T20:26:00Z">
          <w:pPr>
            <w:spacing w:line="360" w:lineRule="auto"/>
            <w:jc w:val="center"/>
          </w:pPr>
        </w:pPrChange>
      </w:pPr>
      <w:del w:id="1822" w:author="Роман Шарковський" w:date="2023-03-12T15:59:00Z">
        <w:r w:rsidRPr="002F6008" w:rsidDel="004E22D2">
          <w:rPr>
            <w:sz w:val="28"/>
            <w:szCs w:val="28"/>
            <w:rPrChange w:id="1823" w:author="Роман Шарковський" w:date="2023-04-20T19:25:00Z">
              <w:rPr/>
            </w:rPrChange>
          </w:rPr>
          <w:delText>Рис. 2.8 Результат виконання команди оновлення</w:delText>
        </w:r>
      </w:del>
    </w:p>
    <w:p w14:paraId="3F0238B1" w14:textId="5C1B1B9D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824" w:author="Роман Шарковський" w:date="2023-03-12T15:59:00Z"/>
          <w:sz w:val="28"/>
          <w:szCs w:val="28"/>
          <w:rPrChange w:id="1825" w:author="Роман Шарковський" w:date="2023-04-20T19:25:00Z">
            <w:rPr>
              <w:del w:id="1826" w:author="Роман Шарковський" w:date="2023-03-12T15:59:00Z"/>
            </w:rPr>
          </w:rPrChange>
        </w:rPr>
        <w:pPrChange w:id="1827" w:author="Роман Шарковський" w:date="2023-04-20T20:26:00Z">
          <w:pPr>
            <w:spacing w:line="360" w:lineRule="auto"/>
            <w:jc w:val="center"/>
          </w:pPr>
        </w:pPrChange>
      </w:pPr>
    </w:p>
    <w:p w14:paraId="32408B13" w14:textId="0B7404D8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828" w:author="Роман Шарковський" w:date="2023-03-12T15:59:00Z"/>
          <w:sz w:val="28"/>
          <w:szCs w:val="28"/>
          <w:rPrChange w:id="1829" w:author="Роман Шарковський" w:date="2023-04-20T19:25:00Z">
            <w:rPr>
              <w:del w:id="1830" w:author="Роман Шарковський" w:date="2023-03-12T15:59:00Z"/>
            </w:rPr>
          </w:rPrChange>
        </w:rPr>
        <w:pPrChange w:id="1831" w:author="Роман Шарковський" w:date="2023-04-20T20:26:00Z">
          <w:pPr>
            <w:spacing w:line="360" w:lineRule="auto"/>
          </w:pPr>
        </w:pPrChange>
      </w:pPr>
      <w:del w:id="1832" w:author="Роман Шарковський" w:date="2023-03-12T15:59:00Z">
        <w:r w:rsidRPr="002F6008" w:rsidDel="004E22D2">
          <w:rPr>
            <w:sz w:val="28"/>
            <w:szCs w:val="28"/>
            <w:rPrChange w:id="1833" w:author="Роман Шарковський" w:date="2023-04-20T19:25:00Z">
              <w:rPr/>
            </w:rPrChange>
          </w:rPr>
          <w:delText>Здійснюємо повторний пошук:</w:delText>
        </w:r>
      </w:del>
    </w:p>
    <w:p w14:paraId="0EA345CA" w14:textId="7CEA7801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834" w:author="Роман Шарковський" w:date="2023-03-12T15:59:00Z"/>
          <w:sz w:val="28"/>
          <w:szCs w:val="28"/>
          <w:rPrChange w:id="1835" w:author="Роман Шарковський" w:date="2023-04-20T19:25:00Z">
            <w:rPr>
              <w:del w:id="1836" w:author="Роман Шарковський" w:date="2023-03-12T15:59:00Z"/>
            </w:rPr>
          </w:rPrChange>
        </w:rPr>
        <w:pPrChange w:id="1837" w:author="Роман Шарковський" w:date="2023-04-20T20:26:00Z">
          <w:pPr>
            <w:spacing w:line="360" w:lineRule="auto"/>
          </w:pPr>
        </w:pPrChange>
      </w:pPr>
    </w:p>
    <w:p w14:paraId="7FC91868" w14:textId="6D352026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838" w:author="Роман Шарковський" w:date="2023-03-12T15:59:00Z"/>
          <w:sz w:val="28"/>
          <w:szCs w:val="28"/>
          <w:lang w:val="en-US"/>
          <w:rPrChange w:id="1839" w:author="Роман Шарковський" w:date="2023-04-20T19:25:00Z">
            <w:rPr>
              <w:del w:id="1840" w:author="Роман Шарковський" w:date="2023-03-12T15:59:00Z"/>
              <w:lang w:val="en-US"/>
            </w:rPr>
          </w:rPrChange>
        </w:rPr>
        <w:pPrChange w:id="1841" w:author="Роман Шарковський" w:date="2023-04-20T20:26:00Z">
          <w:pPr>
            <w:spacing w:line="360" w:lineRule="auto"/>
            <w:jc w:val="center"/>
          </w:pPr>
        </w:pPrChange>
      </w:pPr>
      <w:del w:id="1842" w:author="Роман Шарковський" w:date="2023-03-12T15:59:00Z">
        <w:r w:rsidRPr="002F6008" w:rsidDel="004E22D2">
          <w:rPr>
            <w:noProof/>
            <w:sz w:val="28"/>
            <w:szCs w:val="28"/>
            <w:lang w:val="en-US"/>
            <w:rPrChange w:id="1843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4EBB61E5" wp14:editId="6885D796">
              <wp:extent cx="5598795" cy="1260731"/>
              <wp:effectExtent l="0" t="0" r="1905" b="0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24393" cy="12664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0375203" w14:textId="1CE719BC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844" w:author="Роман Шарковський" w:date="2023-03-12T15:59:00Z"/>
          <w:sz w:val="28"/>
          <w:szCs w:val="28"/>
          <w:rPrChange w:id="1845" w:author="Роман Шарковський" w:date="2023-04-20T19:25:00Z">
            <w:rPr>
              <w:del w:id="1846" w:author="Роман Шарковський" w:date="2023-03-12T15:59:00Z"/>
            </w:rPr>
          </w:rPrChange>
        </w:rPr>
        <w:pPrChange w:id="1847" w:author="Роман Шарковський" w:date="2023-04-20T20:26:00Z">
          <w:pPr>
            <w:spacing w:line="360" w:lineRule="auto"/>
            <w:jc w:val="center"/>
          </w:pPr>
        </w:pPrChange>
      </w:pPr>
      <w:del w:id="1848" w:author="Роман Шарковський" w:date="2023-03-12T15:59:00Z">
        <w:r w:rsidRPr="002F6008" w:rsidDel="004E22D2">
          <w:rPr>
            <w:sz w:val="28"/>
            <w:szCs w:val="28"/>
            <w:rPrChange w:id="1849" w:author="Роман Шарковський" w:date="2023-04-20T19:25:00Z">
              <w:rPr/>
            </w:rPrChange>
          </w:rPr>
          <w:delText xml:space="preserve">Рис. 2.9 Пошук командою </w:delText>
        </w:r>
        <w:r w:rsidRPr="002F6008" w:rsidDel="004E22D2">
          <w:rPr>
            <w:sz w:val="28"/>
            <w:szCs w:val="28"/>
            <w:lang w:val="en-US"/>
            <w:rPrChange w:id="1850" w:author="Роман Шарковський" w:date="2023-04-20T19:25:00Z">
              <w:rPr>
                <w:lang w:val="en-US"/>
              </w:rPr>
            </w:rPrChange>
          </w:rPr>
          <w:delText>locate</w:delText>
        </w:r>
        <w:r w:rsidR="007B0AC9" w:rsidRPr="002F6008" w:rsidDel="004E22D2">
          <w:rPr>
            <w:sz w:val="28"/>
            <w:szCs w:val="28"/>
            <w:rPrChange w:id="1851" w:author="Роман Шарковський" w:date="2023-04-20T19:25:00Z">
              <w:rPr/>
            </w:rPrChange>
          </w:rPr>
          <w:delText xml:space="preserve"> (неповне)</w:delText>
        </w:r>
      </w:del>
    </w:p>
    <w:p w14:paraId="63750A1A" w14:textId="68D310CB" w:rsidR="00335F7C" w:rsidRPr="002F6008" w:rsidDel="004E22D2" w:rsidRDefault="00335F7C">
      <w:pPr>
        <w:pStyle w:val="ListParagraph"/>
        <w:spacing w:line="360" w:lineRule="auto"/>
        <w:ind w:left="567" w:hanging="567"/>
        <w:rPr>
          <w:del w:id="1852" w:author="Роман Шарковський" w:date="2023-03-12T15:59:00Z"/>
          <w:sz w:val="28"/>
          <w:szCs w:val="28"/>
          <w:lang w:val="en-US"/>
          <w:rPrChange w:id="1853" w:author="Роман Шарковський" w:date="2023-04-20T19:25:00Z">
            <w:rPr>
              <w:del w:id="1854" w:author="Роман Шарковський" w:date="2023-03-12T15:59:00Z"/>
              <w:lang w:val="en-US"/>
            </w:rPr>
          </w:rPrChange>
        </w:rPr>
        <w:pPrChange w:id="1855" w:author="Роман Шарковський" w:date="2023-04-20T20:26:00Z">
          <w:pPr>
            <w:spacing w:line="360" w:lineRule="auto"/>
            <w:jc w:val="center"/>
          </w:pPr>
        </w:pPrChange>
      </w:pPr>
    </w:p>
    <w:p w14:paraId="771FA0DB" w14:textId="4FC47280" w:rsidR="00671221" w:rsidRPr="002F6008" w:rsidDel="004E22D2" w:rsidRDefault="00671221">
      <w:pPr>
        <w:pStyle w:val="ListParagraph"/>
        <w:spacing w:line="360" w:lineRule="auto"/>
        <w:ind w:left="567" w:hanging="567"/>
        <w:rPr>
          <w:del w:id="1856" w:author="Роман Шарковський" w:date="2023-03-12T15:59:00Z"/>
          <w:sz w:val="28"/>
          <w:szCs w:val="28"/>
          <w:rPrChange w:id="1857" w:author="Роман Шарковський" w:date="2023-04-20T19:25:00Z">
            <w:rPr>
              <w:del w:id="1858" w:author="Роман Шарковський" w:date="2023-03-12T15:59:00Z"/>
            </w:rPr>
          </w:rPrChange>
        </w:rPr>
        <w:pPrChange w:id="1859" w:author="Роман Шарковський" w:date="2023-04-20T20:26:00Z">
          <w:pPr>
            <w:spacing w:line="360" w:lineRule="auto"/>
          </w:pPr>
        </w:pPrChange>
      </w:pPr>
      <w:del w:id="1860" w:author="Роман Шарковський" w:date="2023-03-12T15:59:00Z">
        <w:r w:rsidRPr="002F6008" w:rsidDel="004E22D2">
          <w:rPr>
            <w:sz w:val="28"/>
            <w:szCs w:val="28"/>
            <w:rPrChange w:id="1861" w:author="Роман Шарковський" w:date="2023-04-20T19:25:00Z">
              <w:rPr/>
            </w:rPrChange>
          </w:rPr>
          <w:delText>Новостворений</w:delText>
        </w:r>
        <w:r w:rsidR="00335F7C" w:rsidRPr="002F6008" w:rsidDel="004E22D2">
          <w:rPr>
            <w:sz w:val="28"/>
            <w:szCs w:val="28"/>
            <w:rPrChange w:id="1862" w:author="Роман Шарковський" w:date="2023-04-20T19:25:00Z">
              <w:rPr/>
            </w:rPrChange>
          </w:rPr>
          <w:delText xml:space="preserve"> файл було знайдено</w:delText>
        </w:r>
        <w:r w:rsidRPr="002F6008" w:rsidDel="004E22D2">
          <w:rPr>
            <w:sz w:val="28"/>
            <w:szCs w:val="28"/>
            <w:rPrChange w:id="1863" w:author="Роман Шарковський" w:date="2023-04-20T19:25:00Z">
              <w:rPr/>
            </w:rPrChange>
          </w:rPr>
          <w:delText>.</w:delText>
        </w:r>
      </w:del>
    </w:p>
    <w:p w14:paraId="092E3324" w14:textId="55469D4B" w:rsidR="00671221" w:rsidRPr="002F6008" w:rsidDel="004E22D2" w:rsidRDefault="00671221">
      <w:pPr>
        <w:pStyle w:val="ListParagraph"/>
        <w:spacing w:line="360" w:lineRule="auto"/>
        <w:ind w:left="567" w:hanging="567"/>
        <w:rPr>
          <w:del w:id="1864" w:author="Роман Шарковський" w:date="2023-03-12T15:59:00Z"/>
          <w:sz w:val="28"/>
          <w:szCs w:val="28"/>
          <w:lang w:val="en-US"/>
          <w:rPrChange w:id="1865" w:author="Роман Шарковський" w:date="2023-04-20T19:25:00Z">
            <w:rPr>
              <w:del w:id="1866" w:author="Роман Шарковський" w:date="2023-03-12T15:59:00Z"/>
              <w:lang w:val="en-US"/>
            </w:rPr>
          </w:rPrChange>
        </w:rPr>
        <w:pPrChange w:id="1867" w:author="Роман Шарковський" w:date="2023-04-20T20:26:00Z">
          <w:pPr>
            <w:spacing w:line="360" w:lineRule="auto"/>
          </w:pPr>
        </w:pPrChange>
      </w:pPr>
      <w:del w:id="1868" w:author="Роман Шарковський" w:date="2023-03-12T15:59:00Z">
        <w:r w:rsidRPr="002F6008" w:rsidDel="004E22D2">
          <w:rPr>
            <w:sz w:val="28"/>
            <w:szCs w:val="28"/>
            <w:rPrChange w:id="1869" w:author="Роман Шарковський" w:date="2023-04-20T19:25:00Z">
              <w:rPr/>
            </w:rPrChange>
          </w:rPr>
          <w:delText xml:space="preserve">Тепер за допомогою команди </w:delText>
        </w:r>
        <w:r w:rsidRPr="002F6008" w:rsidDel="004E22D2">
          <w:rPr>
            <w:sz w:val="28"/>
            <w:szCs w:val="28"/>
            <w:lang w:val="en-US"/>
            <w:rPrChange w:id="1870" w:author="Роман Шарковський" w:date="2023-04-20T19:25:00Z">
              <w:rPr>
                <w:lang w:val="en-US"/>
              </w:rPr>
            </w:rPrChange>
          </w:rPr>
          <w:delText>find:</w:delText>
        </w:r>
      </w:del>
    </w:p>
    <w:p w14:paraId="1FBB9BD4" w14:textId="110D2C14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1871" w:author="Роман Шарковський" w:date="2023-03-12T15:59:00Z"/>
          <w:sz w:val="28"/>
          <w:szCs w:val="28"/>
          <w:lang w:val="en-US"/>
          <w:rPrChange w:id="1872" w:author="Роман Шарковський" w:date="2023-04-20T19:25:00Z">
            <w:rPr>
              <w:del w:id="1873" w:author="Роман Шарковський" w:date="2023-03-12T15:59:00Z"/>
              <w:lang w:val="en-US"/>
            </w:rPr>
          </w:rPrChange>
        </w:rPr>
        <w:pPrChange w:id="1874" w:author="Роман Шарковський" w:date="2023-04-20T20:26:00Z">
          <w:pPr>
            <w:spacing w:line="360" w:lineRule="auto"/>
          </w:pPr>
        </w:pPrChange>
      </w:pPr>
    </w:p>
    <w:p w14:paraId="27346308" w14:textId="4160A8F9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1875" w:author="Роман Шарковський" w:date="2023-03-12T15:59:00Z"/>
          <w:sz w:val="28"/>
          <w:szCs w:val="28"/>
          <w:lang w:val="en-US"/>
          <w:rPrChange w:id="1876" w:author="Роман Шарковський" w:date="2023-04-20T19:25:00Z">
            <w:rPr>
              <w:del w:id="1877" w:author="Роман Шарковський" w:date="2023-03-12T15:59:00Z"/>
              <w:lang w:val="en-US"/>
            </w:rPr>
          </w:rPrChange>
        </w:rPr>
        <w:pPrChange w:id="1878" w:author="Роман Шарковський" w:date="2023-04-20T20:26:00Z">
          <w:pPr>
            <w:spacing w:line="360" w:lineRule="auto"/>
          </w:pPr>
        </w:pPrChange>
      </w:pPr>
    </w:p>
    <w:p w14:paraId="67EEACEF" w14:textId="35FD16F3" w:rsidR="00671221" w:rsidRPr="002F6008" w:rsidDel="004E22D2" w:rsidRDefault="00671221">
      <w:pPr>
        <w:pStyle w:val="ListParagraph"/>
        <w:spacing w:line="360" w:lineRule="auto"/>
        <w:ind w:left="567" w:hanging="567"/>
        <w:rPr>
          <w:del w:id="1879" w:author="Роман Шарковський" w:date="2023-03-12T15:59:00Z"/>
          <w:sz w:val="28"/>
          <w:szCs w:val="28"/>
          <w:lang w:val="en-US"/>
          <w:rPrChange w:id="1880" w:author="Роман Шарковський" w:date="2023-04-20T19:25:00Z">
            <w:rPr>
              <w:del w:id="1881" w:author="Роман Шарковський" w:date="2023-03-12T15:59:00Z"/>
              <w:lang w:val="en-US"/>
            </w:rPr>
          </w:rPrChange>
        </w:rPr>
        <w:pPrChange w:id="1882" w:author="Роман Шарковський" w:date="2023-04-20T20:26:00Z">
          <w:pPr>
            <w:spacing w:line="360" w:lineRule="auto"/>
            <w:jc w:val="center"/>
          </w:pPr>
        </w:pPrChange>
      </w:pPr>
      <w:del w:id="1883" w:author="Роман Шарковський" w:date="2023-03-12T15:59:00Z">
        <w:r w:rsidRPr="002F6008" w:rsidDel="004E22D2">
          <w:rPr>
            <w:noProof/>
            <w:sz w:val="28"/>
            <w:szCs w:val="28"/>
            <w:lang w:val="en-US"/>
            <w:rPrChange w:id="1884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591A1AC8" wp14:editId="632C6C17">
              <wp:extent cx="5125085" cy="238125"/>
              <wp:effectExtent l="0" t="0" r="0" b="9525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5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125085" cy="23812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559A272E" w14:textId="194A7C15" w:rsidR="00671221" w:rsidRPr="002F6008" w:rsidDel="004E22D2" w:rsidRDefault="00671221">
      <w:pPr>
        <w:pStyle w:val="ListParagraph"/>
        <w:spacing w:line="360" w:lineRule="auto"/>
        <w:ind w:left="567" w:hanging="567"/>
        <w:rPr>
          <w:del w:id="1885" w:author="Роман Шарковський" w:date="2023-03-12T15:59:00Z"/>
          <w:sz w:val="28"/>
          <w:szCs w:val="28"/>
          <w:lang w:val="en-US"/>
          <w:rPrChange w:id="1886" w:author="Роман Шарковський" w:date="2023-04-20T19:25:00Z">
            <w:rPr>
              <w:del w:id="1887" w:author="Роман Шарковський" w:date="2023-03-12T15:59:00Z"/>
              <w:lang w:val="en-US"/>
            </w:rPr>
          </w:rPrChange>
        </w:rPr>
        <w:pPrChange w:id="1888" w:author="Роман Шарковський" w:date="2023-04-20T20:26:00Z">
          <w:pPr>
            <w:spacing w:line="360" w:lineRule="auto"/>
            <w:jc w:val="center"/>
          </w:pPr>
        </w:pPrChange>
      </w:pPr>
      <w:del w:id="1889" w:author="Роман Шарковський" w:date="2023-03-12T15:59:00Z">
        <w:r w:rsidRPr="002F6008" w:rsidDel="004E22D2">
          <w:rPr>
            <w:noProof/>
            <w:sz w:val="28"/>
            <w:szCs w:val="28"/>
            <w:lang w:val="en-US"/>
            <w:rPrChange w:id="1890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1CCAC2CA" wp14:editId="7AEFE5DF">
              <wp:extent cx="5086348" cy="691176"/>
              <wp:effectExtent l="0" t="0" r="635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28386" cy="6968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9265F6C" w14:textId="01A070D0" w:rsidR="00671221" w:rsidRPr="002F6008" w:rsidDel="004E22D2" w:rsidRDefault="00671221">
      <w:pPr>
        <w:pStyle w:val="ListParagraph"/>
        <w:spacing w:line="360" w:lineRule="auto"/>
        <w:ind w:left="567" w:hanging="567"/>
        <w:rPr>
          <w:del w:id="1891" w:author="Роман Шарковський" w:date="2023-03-12T15:59:00Z"/>
          <w:sz w:val="28"/>
          <w:szCs w:val="28"/>
          <w:rPrChange w:id="1892" w:author="Роман Шарковський" w:date="2023-04-20T19:25:00Z">
            <w:rPr>
              <w:del w:id="1893" w:author="Роман Шарковський" w:date="2023-03-12T15:59:00Z"/>
            </w:rPr>
          </w:rPrChange>
        </w:rPr>
        <w:pPrChange w:id="1894" w:author="Роман Шарковський" w:date="2023-04-20T20:26:00Z">
          <w:pPr>
            <w:spacing w:line="360" w:lineRule="auto"/>
            <w:jc w:val="center"/>
          </w:pPr>
        </w:pPrChange>
      </w:pPr>
      <w:del w:id="1895" w:author="Роман Шарковський" w:date="2023-03-12T15:59:00Z">
        <w:r w:rsidRPr="002F6008" w:rsidDel="004E22D2">
          <w:rPr>
            <w:sz w:val="28"/>
            <w:szCs w:val="28"/>
            <w:rPrChange w:id="1896" w:author="Роман Шарковський" w:date="2023-04-20T19:25:00Z">
              <w:rPr/>
            </w:rPrChange>
          </w:rPr>
          <w:delText xml:space="preserve">Рис. 2.10 Результат виконання команди </w:delText>
        </w:r>
        <w:r w:rsidRPr="002F6008" w:rsidDel="004E22D2">
          <w:rPr>
            <w:sz w:val="28"/>
            <w:szCs w:val="28"/>
            <w:lang w:val="en-US"/>
            <w:rPrChange w:id="1897" w:author="Роман Шарковський" w:date="2023-04-20T19:25:00Z">
              <w:rPr>
                <w:lang w:val="en-US"/>
              </w:rPr>
            </w:rPrChange>
          </w:rPr>
          <w:delText>find</w:delText>
        </w:r>
        <w:r w:rsidR="007B0AC9" w:rsidRPr="002F6008" w:rsidDel="004E22D2">
          <w:rPr>
            <w:sz w:val="28"/>
            <w:szCs w:val="28"/>
            <w:lang w:val="en-US"/>
            <w:rPrChange w:id="1898" w:author="Роман Шарковський" w:date="2023-04-20T19:25:00Z">
              <w:rPr>
                <w:lang w:val="en-US"/>
              </w:rPr>
            </w:rPrChange>
          </w:rPr>
          <w:delText xml:space="preserve"> (</w:delText>
        </w:r>
        <w:r w:rsidR="007B0AC9" w:rsidRPr="002F6008" w:rsidDel="004E22D2">
          <w:rPr>
            <w:sz w:val="28"/>
            <w:szCs w:val="28"/>
            <w:rPrChange w:id="1899" w:author="Роман Шарковський" w:date="2023-04-20T19:25:00Z">
              <w:rPr/>
            </w:rPrChange>
          </w:rPr>
          <w:delText>неповне)</w:delText>
        </w:r>
      </w:del>
    </w:p>
    <w:p w14:paraId="0155C011" w14:textId="03148DD8" w:rsidR="00671221" w:rsidRPr="002F6008" w:rsidDel="004E22D2" w:rsidRDefault="00671221">
      <w:pPr>
        <w:pStyle w:val="ListParagraph"/>
        <w:spacing w:line="360" w:lineRule="auto"/>
        <w:ind w:left="567" w:hanging="567"/>
        <w:rPr>
          <w:del w:id="1900" w:author="Роман Шарковський" w:date="2023-03-12T15:59:00Z"/>
          <w:sz w:val="28"/>
          <w:szCs w:val="28"/>
          <w:lang w:val="en-US"/>
          <w:rPrChange w:id="1901" w:author="Роман Шарковський" w:date="2023-04-20T19:25:00Z">
            <w:rPr>
              <w:del w:id="1902" w:author="Роман Шарковський" w:date="2023-03-12T15:59:00Z"/>
              <w:lang w:val="en-US"/>
            </w:rPr>
          </w:rPrChange>
        </w:rPr>
        <w:pPrChange w:id="1903" w:author="Роман Шарковський" w:date="2023-04-20T20:26:00Z">
          <w:pPr>
            <w:spacing w:line="360" w:lineRule="auto"/>
            <w:jc w:val="center"/>
          </w:pPr>
        </w:pPrChange>
      </w:pPr>
    </w:p>
    <w:p w14:paraId="4ECFB352" w14:textId="74A2AAF9" w:rsidR="00671221" w:rsidRPr="002F6008" w:rsidDel="004E22D2" w:rsidRDefault="00671221">
      <w:pPr>
        <w:pStyle w:val="ListParagraph"/>
        <w:spacing w:line="360" w:lineRule="auto"/>
        <w:ind w:left="567" w:hanging="567"/>
        <w:rPr>
          <w:del w:id="1904" w:author="Роман Шарковський" w:date="2023-03-12T15:59:00Z"/>
          <w:sz w:val="28"/>
          <w:szCs w:val="28"/>
          <w:rPrChange w:id="1905" w:author="Роман Шарковський" w:date="2023-04-20T19:25:00Z">
            <w:rPr>
              <w:del w:id="1906" w:author="Роман Шарковський" w:date="2023-03-12T15:59:00Z"/>
            </w:rPr>
          </w:rPrChange>
        </w:rPr>
        <w:pPrChange w:id="1907" w:author="Роман Шарковський" w:date="2023-04-20T20:26:00Z">
          <w:pPr>
            <w:spacing w:line="360" w:lineRule="auto"/>
          </w:pPr>
        </w:pPrChange>
      </w:pPr>
      <w:del w:id="1908" w:author="Роман Шарковський" w:date="2023-03-12T15:59:00Z">
        <w:r w:rsidRPr="002F6008" w:rsidDel="004E22D2">
          <w:rPr>
            <w:sz w:val="28"/>
            <w:szCs w:val="28"/>
            <w:rPrChange w:id="1909" w:author="Роман Шарковський" w:date="2023-04-20T19:25:00Z">
              <w:rPr/>
            </w:rPrChange>
          </w:rPr>
          <w:delText>Файл було знайдено.</w:delText>
        </w:r>
      </w:del>
    </w:p>
    <w:p w14:paraId="08FEA661" w14:textId="1F85F8BD" w:rsidR="00671221" w:rsidRPr="002F6008" w:rsidDel="004E22D2" w:rsidRDefault="00671221">
      <w:pPr>
        <w:pStyle w:val="ListParagraph"/>
        <w:spacing w:line="360" w:lineRule="auto"/>
        <w:ind w:left="567" w:hanging="567"/>
        <w:rPr>
          <w:del w:id="1910" w:author="Роман Шарковський" w:date="2023-03-12T15:59:00Z"/>
          <w:sz w:val="28"/>
          <w:szCs w:val="28"/>
          <w:rPrChange w:id="1911" w:author="Роман Шарковський" w:date="2023-04-20T19:25:00Z">
            <w:rPr>
              <w:del w:id="1912" w:author="Роман Шарковський" w:date="2023-03-12T15:59:00Z"/>
            </w:rPr>
          </w:rPrChange>
        </w:rPr>
        <w:pPrChange w:id="1913" w:author="Роман Шарковський" w:date="2023-04-20T20:26:00Z">
          <w:pPr>
            <w:spacing w:line="360" w:lineRule="auto"/>
          </w:pPr>
        </w:pPrChange>
      </w:pPr>
    </w:p>
    <w:p w14:paraId="66F81CBB" w14:textId="78CCA4A2" w:rsidR="00671221" w:rsidRPr="002F6008" w:rsidDel="004E22D2" w:rsidRDefault="00671221">
      <w:pPr>
        <w:pStyle w:val="ListParagraph"/>
        <w:spacing w:after="200" w:line="360" w:lineRule="auto"/>
        <w:ind w:left="567" w:hanging="567"/>
        <w:rPr>
          <w:del w:id="1914" w:author="Роман Шарковський" w:date="2023-03-12T15:59:00Z"/>
          <w:sz w:val="28"/>
          <w:szCs w:val="28"/>
          <w:rPrChange w:id="1915" w:author="Роман Шарковський" w:date="2023-04-20T19:25:00Z">
            <w:rPr>
              <w:del w:id="1916" w:author="Роман Шарковський" w:date="2023-03-12T15:59:00Z"/>
            </w:rPr>
          </w:rPrChange>
        </w:rPr>
        <w:pPrChange w:id="1917" w:author="Роман Шарковський" w:date="2023-04-20T20:26:00Z">
          <w:pPr>
            <w:pStyle w:val="ListParagraph"/>
            <w:numPr>
              <w:numId w:val="35"/>
            </w:numPr>
            <w:spacing w:line="360" w:lineRule="auto"/>
            <w:ind w:hanging="360"/>
          </w:pPr>
        </w:pPrChange>
      </w:pPr>
      <w:bookmarkStart w:id="1918" w:name="_Hlk127444642"/>
      <w:del w:id="1919" w:author="Роман Шарковський" w:date="2023-03-12T15:59:00Z">
        <w:r w:rsidRPr="002F6008" w:rsidDel="004E22D2">
          <w:rPr>
            <w:sz w:val="28"/>
            <w:szCs w:val="28"/>
            <w:rPrChange w:id="1920" w:author="Роман Шарковський" w:date="2023-04-20T19:25:00Z">
              <w:rPr/>
            </w:rPrChange>
          </w:rPr>
          <w:delText xml:space="preserve">Для виведення каталогів, змінених протягом останнього тижня використовуємо команду </w:delText>
        </w:r>
        <w:r w:rsidRPr="002F6008" w:rsidDel="004E22D2">
          <w:rPr>
            <w:sz w:val="28"/>
            <w:szCs w:val="28"/>
            <w:lang w:val="en-US"/>
            <w:rPrChange w:id="1921" w:author="Роман Шарковський" w:date="2023-04-20T19:25:00Z">
              <w:rPr>
                <w:lang w:val="en-US"/>
              </w:rPr>
            </w:rPrChange>
          </w:rPr>
          <w:delText>find /home/student -type d -mtime -7</w:delText>
        </w:r>
      </w:del>
    </w:p>
    <w:bookmarkEnd w:id="1918"/>
    <w:p w14:paraId="5CC0E7C4" w14:textId="7B4177F4" w:rsidR="00671221" w:rsidRPr="002F6008" w:rsidDel="004E22D2" w:rsidRDefault="00671221">
      <w:pPr>
        <w:pStyle w:val="ListParagraph"/>
        <w:spacing w:line="360" w:lineRule="auto"/>
        <w:ind w:left="567" w:hanging="567"/>
        <w:rPr>
          <w:del w:id="1922" w:author="Роман Шарковський" w:date="2023-03-12T15:59:00Z"/>
          <w:sz w:val="28"/>
          <w:szCs w:val="28"/>
          <w:lang w:val="en-US"/>
          <w:rPrChange w:id="1923" w:author="Роман Шарковський" w:date="2023-04-20T19:25:00Z">
            <w:rPr>
              <w:del w:id="1924" w:author="Роман Шарковський" w:date="2023-03-12T15:59:00Z"/>
              <w:lang w:val="en-US"/>
            </w:rPr>
          </w:rPrChange>
        </w:rPr>
        <w:pPrChange w:id="1925" w:author="Роман Шарковський" w:date="2023-04-20T20:26:00Z">
          <w:pPr>
            <w:spacing w:line="360" w:lineRule="auto"/>
          </w:pPr>
        </w:pPrChange>
      </w:pPr>
    </w:p>
    <w:p w14:paraId="62FC6C53" w14:textId="79ACC11A" w:rsidR="00335F7C" w:rsidRPr="002F6008" w:rsidDel="004E22D2" w:rsidRDefault="007B0AC9">
      <w:pPr>
        <w:pStyle w:val="ListParagraph"/>
        <w:spacing w:line="360" w:lineRule="auto"/>
        <w:ind w:left="567" w:hanging="567"/>
        <w:rPr>
          <w:del w:id="1926" w:author="Роман Шарковський" w:date="2023-03-12T15:59:00Z"/>
          <w:sz w:val="28"/>
          <w:szCs w:val="28"/>
          <w:lang w:val="en-US"/>
          <w:rPrChange w:id="1927" w:author="Роман Шарковський" w:date="2023-04-20T19:25:00Z">
            <w:rPr>
              <w:del w:id="1928" w:author="Роман Шарковський" w:date="2023-03-12T15:59:00Z"/>
              <w:lang w:val="en-US"/>
            </w:rPr>
          </w:rPrChange>
        </w:rPr>
        <w:pPrChange w:id="1929" w:author="Роман Шарковський" w:date="2023-04-20T20:26:00Z">
          <w:pPr>
            <w:spacing w:line="360" w:lineRule="auto"/>
            <w:jc w:val="center"/>
          </w:pPr>
        </w:pPrChange>
      </w:pPr>
      <w:del w:id="1930" w:author="Роман Шарковський" w:date="2023-03-12T15:59:00Z">
        <w:r w:rsidRPr="002F6008" w:rsidDel="004E22D2">
          <w:rPr>
            <w:noProof/>
            <w:sz w:val="28"/>
            <w:szCs w:val="28"/>
            <w:lang w:val="en-US"/>
            <w:rPrChange w:id="1931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4C10382B" wp14:editId="68DDC491">
              <wp:extent cx="4434840" cy="1510881"/>
              <wp:effectExtent l="0" t="0" r="3810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5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47885"/>
                      <a:stretch/>
                    </pic:blipFill>
                    <pic:spPr bwMode="auto">
                      <a:xfrm>
                        <a:off x="0" y="0"/>
                        <a:ext cx="4457903" cy="151873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3E0F7B8A" w14:textId="34B4020F" w:rsidR="007B0AC9" w:rsidRPr="002F6008" w:rsidDel="004E22D2" w:rsidRDefault="007B0AC9">
      <w:pPr>
        <w:pStyle w:val="ListParagraph"/>
        <w:spacing w:line="360" w:lineRule="auto"/>
        <w:ind w:left="567" w:hanging="567"/>
        <w:rPr>
          <w:del w:id="1932" w:author="Роман Шарковський" w:date="2023-03-12T15:59:00Z"/>
          <w:sz w:val="28"/>
          <w:szCs w:val="28"/>
          <w:rPrChange w:id="1933" w:author="Роман Шарковський" w:date="2023-04-20T19:25:00Z">
            <w:rPr>
              <w:del w:id="1934" w:author="Роман Шарковський" w:date="2023-03-12T15:59:00Z"/>
            </w:rPr>
          </w:rPrChange>
        </w:rPr>
        <w:pPrChange w:id="1935" w:author="Роман Шарковський" w:date="2023-04-20T20:26:00Z">
          <w:pPr>
            <w:spacing w:line="360" w:lineRule="auto"/>
            <w:jc w:val="center"/>
          </w:pPr>
        </w:pPrChange>
      </w:pPr>
      <w:del w:id="1936" w:author="Роман Шарковський" w:date="2023-03-12T15:59:00Z">
        <w:r w:rsidRPr="002F6008" w:rsidDel="004E22D2">
          <w:rPr>
            <w:sz w:val="28"/>
            <w:szCs w:val="28"/>
            <w:rPrChange w:id="1937" w:author="Роман Шарковський" w:date="2023-04-20T19:25:00Z">
              <w:rPr/>
            </w:rPrChange>
          </w:rPr>
          <w:delText xml:space="preserve">Рис. 2.11 Виконання команди </w:delText>
        </w:r>
        <w:r w:rsidRPr="002F6008" w:rsidDel="004E22D2">
          <w:rPr>
            <w:sz w:val="28"/>
            <w:szCs w:val="28"/>
            <w:lang w:val="en-US"/>
            <w:rPrChange w:id="1938" w:author="Роман Шарковський" w:date="2023-04-20T19:25:00Z">
              <w:rPr>
                <w:lang w:val="en-US"/>
              </w:rPr>
            </w:rPrChange>
          </w:rPr>
          <w:delText xml:space="preserve">find </w:delText>
        </w:r>
        <w:r w:rsidRPr="002F6008" w:rsidDel="004E22D2">
          <w:rPr>
            <w:sz w:val="28"/>
            <w:szCs w:val="28"/>
            <w:rPrChange w:id="1939" w:author="Роман Шарковський" w:date="2023-04-20T19:25:00Z">
              <w:rPr/>
            </w:rPrChange>
          </w:rPr>
          <w:delText>для пошуку потрібних каталогів (неповний)</w:delText>
        </w:r>
      </w:del>
    </w:p>
    <w:p w14:paraId="28331F37" w14:textId="78BFD53C" w:rsidR="007B0AC9" w:rsidRPr="002F6008" w:rsidDel="004E22D2" w:rsidRDefault="007B0AC9">
      <w:pPr>
        <w:pStyle w:val="ListParagraph"/>
        <w:spacing w:line="360" w:lineRule="auto"/>
        <w:ind w:left="567" w:hanging="567"/>
        <w:rPr>
          <w:del w:id="1940" w:author="Роман Шарковський" w:date="2023-03-12T15:59:00Z"/>
          <w:sz w:val="28"/>
          <w:szCs w:val="28"/>
          <w:rPrChange w:id="1941" w:author="Роман Шарковський" w:date="2023-04-20T19:25:00Z">
            <w:rPr>
              <w:del w:id="1942" w:author="Роман Шарковський" w:date="2023-03-12T15:59:00Z"/>
            </w:rPr>
          </w:rPrChange>
        </w:rPr>
        <w:pPrChange w:id="1943" w:author="Роман Шарковський" w:date="2023-04-20T20:26:00Z">
          <w:pPr>
            <w:spacing w:line="360" w:lineRule="auto"/>
            <w:jc w:val="center"/>
          </w:pPr>
        </w:pPrChange>
      </w:pPr>
    </w:p>
    <w:p w14:paraId="7E7787CD" w14:textId="35121DF9" w:rsidR="007B0AC9" w:rsidRPr="002F6008" w:rsidDel="004E22D2" w:rsidRDefault="007B0AC9">
      <w:pPr>
        <w:pStyle w:val="ListParagraph"/>
        <w:spacing w:after="200" w:line="360" w:lineRule="auto"/>
        <w:ind w:left="567" w:hanging="567"/>
        <w:rPr>
          <w:del w:id="1944" w:author="Роман Шарковський" w:date="2023-03-12T15:59:00Z"/>
          <w:sz w:val="28"/>
          <w:szCs w:val="28"/>
          <w:rPrChange w:id="1945" w:author="Роман Шарковський" w:date="2023-04-20T19:25:00Z">
            <w:rPr>
              <w:del w:id="1946" w:author="Роман Шарковський" w:date="2023-03-12T15:59:00Z"/>
            </w:rPr>
          </w:rPrChange>
        </w:rPr>
        <w:pPrChange w:id="1947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1948" w:author="Роман Шарковський" w:date="2023-03-12T15:59:00Z">
        <w:r w:rsidRPr="002F6008" w:rsidDel="004E22D2">
          <w:rPr>
            <w:sz w:val="28"/>
            <w:szCs w:val="28"/>
            <w:rPrChange w:id="1949" w:author="Роман Шарковський" w:date="2023-04-20T19:25:00Z">
              <w:rPr/>
            </w:rPrChange>
          </w:rPr>
          <w:delText xml:space="preserve">Для виведення каталогів, змінених протягом більше, як одного останнього тижня використовуємо команду </w:delText>
        </w:r>
        <w:r w:rsidRPr="002F6008" w:rsidDel="004E22D2">
          <w:rPr>
            <w:sz w:val="28"/>
            <w:szCs w:val="28"/>
            <w:lang w:val="en-US"/>
            <w:rPrChange w:id="1950" w:author="Роман Шарковський" w:date="2023-04-20T19:25:00Z">
              <w:rPr>
                <w:lang w:val="en-US"/>
              </w:rPr>
            </w:rPrChange>
          </w:rPr>
          <w:delText xml:space="preserve">find /home/student -type d -mtime </w:delText>
        </w:r>
        <w:r w:rsidRPr="002F6008" w:rsidDel="004E22D2">
          <w:rPr>
            <w:sz w:val="28"/>
            <w:szCs w:val="28"/>
            <w:rPrChange w:id="1951" w:author="Роман Шарковський" w:date="2023-04-20T19:25:00Z">
              <w:rPr/>
            </w:rPrChange>
          </w:rPr>
          <w:delText>+</w:delText>
        </w:r>
        <w:r w:rsidRPr="002F6008" w:rsidDel="004E22D2">
          <w:rPr>
            <w:sz w:val="28"/>
            <w:szCs w:val="28"/>
            <w:lang w:val="en-US"/>
            <w:rPrChange w:id="1952" w:author="Роман Шарковський" w:date="2023-04-20T19:25:00Z">
              <w:rPr>
                <w:lang w:val="en-US"/>
              </w:rPr>
            </w:rPrChange>
          </w:rPr>
          <w:delText>7</w:delText>
        </w:r>
      </w:del>
    </w:p>
    <w:p w14:paraId="617ABD0D" w14:textId="71A21F5E" w:rsidR="00335F7C" w:rsidRPr="002F6008" w:rsidDel="004E22D2" w:rsidRDefault="007B0AC9">
      <w:pPr>
        <w:pStyle w:val="ListParagraph"/>
        <w:spacing w:line="360" w:lineRule="auto"/>
        <w:ind w:left="567" w:hanging="567"/>
        <w:rPr>
          <w:del w:id="1953" w:author="Роман Шарковський" w:date="2023-03-12T15:59:00Z"/>
          <w:sz w:val="28"/>
          <w:szCs w:val="28"/>
          <w:lang w:val="en-US"/>
          <w:rPrChange w:id="1954" w:author="Роман Шарковський" w:date="2023-04-20T19:25:00Z">
            <w:rPr>
              <w:del w:id="1955" w:author="Роман Шарковський" w:date="2023-03-12T15:59:00Z"/>
              <w:lang w:val="en-US"/>
            </w:rPr>
          </w:rPrChange>
        </w:rPr>
        <w:pPrChange w:id="1956" w:author="Роман Шарковський" w:date="2023-04-20T20:26:00Z">
          <w:pPr>
            <w:spacing w:line="360" w:lineRule="auto"/>
            <w:jc w:val="center"/>
          </w:pPr>
        </w:pPrChange>
      </w:pPr>
      <w:del w:id="1957" w:author="Роман Шарковський" w:date="2023-03-12T15:59:00Z">
        <w:r w:rsidRPr="002F6008" w:rsidDel="004E22D2">
          <w:rPr>
            <w:noProof/>
            <w:sz w:val="28"/>
            <w:szCs w:val="28"/>
            <w:lang w:val="en-US"/>
            <w:rPrChange w:id="1958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771EF95E" wp14:editId="4A35A3E1">
              <wp:extent cx="3761187" cy="1732171"/>
              <wp:effectExtent l="0" t="0" r="0" b="1905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83492" cy="17424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BBBB249" w14:textId="4CB5D9C3" w:rsidR="007B0AC9" w:rsidRPr="002F6008" w:rsidDel="004E22D2" w:rsidRDefault="007B0AC9">
      <w:pPr>
        <w:pStyle w:val="ListParagraph"/>
        <w:spacing w:line="360" w:lineRule="auto"/>
        <w:ind w:left="567" w:hanging="567"/>
        <w:rPr>
          <w:del w:id="1959" w:author="Роман Шарковський" w:date="2023-03-12T15:59:00Z"/>
          <w:sz w:val="28"/>
          <w:szCs w:val="28"/>
          <w:rPrChange w:id="1960" w:author="Роман Шарковський" w:date="2023-04-20T19:25:00Z">
            <w:rPr>
              <w:del w:id="1961" w:author="Роман Шарковський" w:date="2023-03-12T15:59:00Z"/>
            </w:rPr>
          </w:rPrChange>
        </w:rPr>
        <w:pPrChange w:id="1962" w:author="Роман Шарковський" w:date="2023-04-20T20:26:00Z">
          <w:pPr>
            <w:spacing w:line="360" w:lineRule="auto"/>
            <w:jc w:val="center"/>
          </w:pPr>
        </w:pPrChange>
      </w:pPr>
      <w:del w:id="1963" w:author="Роман Шарковський" w:date="2023-03-12T15:59:00Z">
        <w:r w:rsidRPr="002F6008" w:rsidDel="004E22D2">
          <w:rPr>
            <w:sz w:val="28"/>
            <w:szCs w:val="28"/>
            <w:rPrChange w:id="1964" w:author="Роман Шарковський" w:date="2023-04-20T19:25:00Z">
              <w:rPr/>
            </w:rPrChange>
          </w:rPr>
          <w:delText xml:space="preserve">Рис. 2.12 Виконання команди </w:delText>
        </w:r>
        <w:r w:rsidRPr="002F6008" w:rsidDel="004E22D2">
          <w:rPr>
            <w:sz w:val="28"/>
            <w:szCs w:val="28"/>
            <w:lang w:val="en-US"/>
            <w:rPrChange w:id="1965" w:author="Роман Шарковський" w:date="2023-04-20T19:25:00Z">
              <w:rPr>
                <w:lang w:val="en-US"/>
              </w:rPr>
            </w:rPrChange>
          </w:rPr>
          <w:delText xml:space="preserve">find </w:delText>
        </w:r>
        <w:r w:rsidRPr="002F6008" w:rsidDel="004E22D2">
          <w:rPr>
            <w:sz w:val="28"/>
            <w:szCs w:val="28"/>
            <w:rPrChange w:id="1966" w:author="Роман Шарковський" w:date="2023-04-20T19:25:00Z">
              <w:rPr/>
            </w:rPrChange>
          </w:rPr>
          <w:delText>для пошуку потрібних каталогів (неповний)</w:delText>
        </w:r>
      </w:del>
    </w:p>
    <w:p w14:paraId="56E735E4" w14:textId="776FEA60" w:rsidR="007B0AC9" w:rsidRPr="002F6008" w:rsidDel="004E22D2" w:rsidRDefault="007B0AC9">
      <w:pPr>
        <w:pStyle w:val="ListParagraph"/>
        <w:spacing w:line="360" w:lineRule="auto"/>
        <w:ind w:left="567" w:hanging="567"/>
        <w:rPr>
          <w:del w:id="1967" w:author="Роман Шарковський" w:date="2023-03-12T15:59:00Z"/>
          <w:sz w:val="28"/>
          <w:szCs w:val="28"/>
          <w:rPrChange w:id="1968" w:author="Роман Шарковський" w:date="2023-04-20T19:25:00Z">
            <w:rPr>
              <w:del w:id="1969" w:author="Роман Шарковський" w:date="2023-03-12T15:59:00Z"/>
            </w:rPr>
          </w:rPrChange>
        </w:rPr>
        <w:pPrChange w:id="1970" w:author="Роман Шарковський" w:date="2023-04-20T20:26:00Z">
          <w:pPr>
            <w:spacing w:line="360" w:lineRule="auto"/>
          </w:pPr>
        </w:pPrChange>
      </w:pPr>
    </w:p>
    <w:p w14:paraId="19571EED" w14:textId="09365835" w:rsidR="004E65C1" w:rsidRPr="002F6008" w:rsidDel="004E22D2" w:rsidRDefault="004E65C1">
      <w:pPr>
        <w:pStyle w:val="ListParagraph"/>
        <w:spacing w:line="360" w:lineRule="auto"/>
        <w:ind w:left="567" w:hanging="567"/>
        <w:rPr>
          <w:del w:id="1971" w:author="Роман Шарковський" w:date="2023-03-12T15:59:00Z"/>
          <w:sz w:val="28"/>
          <w:szCs w:val="28"/>
          <w:lang w:val="en-US"/>
          <w:rPrChange w:id="1972" w:author="Роман Шарковський" w:date="2023-04-20T19:25:00Z">
            <w:rPr>
              <w:del w:id="1973" w:author="Роман Шарковський" w:date="2023-03-12T15:59:00Z"/>
              <w:lang w:val="en-US"/>
            </w:rPr>
          </w:rPrChange>
        </w:rPr>
        <w:pPrChange w:id="1974" w:author="Роман Шарковський" w:date="2023-04-20T20:26:00Z">
          <w:pPr>
            <w:spacing w:line="360" w:lineRule="auto"/>
          </w:pPr>
        </w:pPrChange>
      </w:pPr>
      <w:bookmarkStart w:id="1975" w:name="_Hlk128821180"/>
      <w:del w:id="1976" w:author="Роман Шарковський" w:date="2023-03-12T15:59:00Z">
        <w:r w:rsidRPr="002F6008" w:rsidDel="004E22D2">
          <w:rPr>
            <w:sz w:val="28"/>
            <w:szCs w:val="28"/>
            <w:rPrChange w:id="1977" w:author="Роман Шарковський" w:date="2023-04-20T19:25:00Z">
              <w:rPr/>
            </w:rPrChange>
          </w:rPr>
          <w:delText>Знайдемо усі файли</w:delText>
        </w:r>
        <w:r w:rsidR="009248BE" w:rsidRPr="002F6008" w:rsidDel="004E22D2">
          <w:rPr>
            <w:sz w:val="28"/>
            <w:szCs w:val="28"/>
            <w:lang w:val="en-US"/>
            <w:rPrChange w:id="1978" w:author="Роман Шарковський" w:date="2023-04-20T19:25:00Z">
              <w:rPr>
                <w:lang w:val="en-US"/>
              </w:rPr>
            </w:rPrChange>
          </w:rPr>
          <w:delText xml:space="preserve"> </w:delText>
        </w:r>
        <w:r w:rsidR="009248BE" w:rsidRPr="002F6008" w:rsidDel="004E22D2">
          <w:rPr>
            <w:sz w:val="28"/>
            <w:szCs w:val="28"/>
            <w:rPrChange w:id="1979" w:author="Роман Шарковський" w:date="2023-04-20T19:25:00Z">
              <w:rPr/>
            </w:rPrChange>
          </w:rPr>
          <w:delText>та папки</w:delText>
        </w:r>
        <w:r w:rsidRPr="002F6008" w:rsidDel="004E22D2">
          <w:rPr>
            <w:sz w:val="28"/>
            <w:szCs w:val="28"/>
            <w:rPrChange w:id="1980" w:author="Роман Шарковський" w:date="2023-04-20T19:25:00Z">
              <w:rPr/>
            </w:rPrChange>
          </w:rPr>
          <w:delText>, що містять у назві номер групи (</w:delText>
        </w:r>
        <w:r w:rsidRPr="002F6008" w:rsidDel="004E22D2">
          <w:rPr>
            <w:sz w:val="28"/>
            <w:szCs w:val="28"/>
            <w:lang w:val="en-US"/>
            <w:rPrChange w:id="1981" w:author="Роман Шарковський" w:date="2023-04-20T19:25:00Z">
              <w:rPr>
                <w:lang w:val="en-US"/>
              </w:rPr>
            </w:rPrChange>
          </w:rPr>
          <w:delText>KB21_2_2):</w:delText>
        </w:r>
      </w:del>
    </w:p>
    <w:bookmarkEnd w:id="1975"/>
    <w:p w14:paraId="3EB6270C" w14:textId="5898E5D6" w:rsidR="004E65C1" w:rsidRPr="002F6008" w:rsidDel="004E22D2" w:rsidRDefault="00164A02">
      <w:pPr>
        <w:pStyle w:val="ListParagraph"/>
        <w:spacing w:line="360" w:lineRule="auto"/>
        <w:ind w:left="567" w:hanging="567"/>
        <w:rPr>
          <w:del w:id="1982" w:author="Роман Шарковський" w:date="2023-03-12T15:59:00Z"/>
          <w:sz w:val="28"/>
          <w:szCs w:val="28"/>
          <w:rPrChange w:id="1983" w:author="Роман Шарковський" w:date="2023-04-20T19:25:00Z">
            <w:rPr>
              <w:del w:id="1984" w:author="Роман Шарковський" w:date="2023-03-12T15:59:00Z"/>
            </w:rPr>
          </w:rPrChange>
        </w:rPr>
        <w:pPrChange w:id="1985" w:author="Роман Шарковський" w:date="2023-04-20T20:26:00Z">
          <w:pPr>
            <w:spacing w:line="360" w:lineRule="auto"/>
          </w:pPr>
        </w:pPrChange>
      </w:pPr>
      <w:del w:id="1986" w:author="Роман Шарковський" w:date="2023-03-12T15:59:00Z">
        <w:r w:rsidRPr="002F6008" w:rsidDel="004E22D2">
          <w:rPr>
            <w:noProof/>
            <w:sz w:val="28"/>
            <w:szCs w:val="28"/>
            <w:rPrChange w:id="1987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455C95C9" wp14:editId="2C5EEA9D">
              <wp:extent cx="6299835" cy="1012190"/>
              <wp:effectExtent l="0" t="0" r="5715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10121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977A4E1" w14:textId="71CF4DA9" w:rsidR="00164A02" w:rsidRPr="002F6008" w:rsidDel="004E22D2" w:rsidRDefault="00164A02">
      <w:pPr>
        <w:pStyle w:val="ListParagraph"/>
        <w:spacing w:line="360" w:lineRule="auto"/>
        <w:ind w:left="567" w:hanging="567"/>
        <w:rPr>
          <w:del w:id="1988" w:author="Роман Шарковський" w:date="2023-03-12T15:59:00Z"/>
          <w:sz w:val="28"/>
          <w:szCs w:val="28"/>
          <w:rPrChange w:id="1989" w:author="Роман Шарковський" w:date="2023-04-20T19:25:00Z">
            <w:rPr>
              <w:del w:id="1990" w:author="Роман Шарковський" w:date="2023-03-12T15:59:00Z"/>
            </w:rPr>
          </w:rPrChange>
        </w:rPr>
        <w:pPrChange w:id="1991" w:author="Роман Шарковський" w:date="2023-04-20T20:26:00Z">
          <w:pPr>
            <w:spacing w:line="360" w:lineRule="auto"/>
            <w:jc w:val="center"/>
          </w:pPr>
        </w:pPrChange>
      </w:pPr>
      <w:bookmarkStart w:id="1992" w:name="_Hlk128821198"/>
      <w:del w:id="1993" w:author="Роман Шарковський" w:date="2023-03-12T15:59:00Z">
        <w:r w:rsidRPr="002F6008" w:rsidDel="004E22D2">
          <w:rPr>
            <w:sz w:val="28"/>
            <w:szCs w:val="28"/>
            <w:rPrChange w:id="1994" w:author="Роман Шарковський" w:date="2023-04-20T19:25:00Z">
              <w:rPr/>
            </w:rPrChange>
          </w:rPr>
          <w:delText>Рис. 2.13 Результат пошуку файлів, що містять у назві номер групи</w:delText>
        </w:r>
      </w:del>
    </w:p>
    <w:bookmarkEnd w:id="1992"/>
    <w:p w14:paraId="1DD560E5" w14:textId="3C4C36CE" w:rsidR="00164A02" w:rsidRPr="002F6008" w:rsidDel="004E22D2" w:rsidRDefault="00164A02">
      <w:pPr>
        <w:pStyle w:val="ListParagraph"/>
        <w:spacing w:line="360" w:lineRule="auto"/>
        <w:ind w:left="567" w:hanging="567"/>
        <w:rPr>
          <w:del w:id="1995" w:author="Роман Шарковський" w:date="2023-03-12T15:59:00Z"/>
          <w:sz w:val="28"/>
          <w:szCs w:val="28"/>
          <w:rPrChange w:id="1996" w:author="Роман Шарковський" w:date="2023-04-20T19:25:00Z">
            <w:rPr>
              <w:del w:id="1997" w:author="Роман Шарковський" w:date="2023-03-12T15:59:00Z"/>
            </w:rPr>
          </w:rPrChange>
        </w:rPr>
        <w:pPrChange w:id="1998" w:author="Роман Шарковський" w:date="2023-04-20T20:26:00Z">
          <w:pPr>
            <w:spacing w:line="360" w:lineRule="auto"/>
            <w:jc w:val="center"/>
          </w:pPr>
        </w:pPrChange>
      </w:pPr>
    </w:p>
    <w:p w14:paraId="4B9C5AC0" w14:textId="6A4D4790" w:rsidR="00164A02" w:rsidRPr="002F6008" w:rsidDel="004E22D2" w:rsidRDefault="00164A02">
      <w:pPr>
        <w:pStyle w:val="ListParagraph"/>
        <w:spacing w:line="360" w:lineRule="auto"/>
        <w:ind w:left="567" w:hanging="567"/>
        <w:rPr>
          <w:del w:id="1999" w:author="Роман Шарковський" w:date="2023-03-12T15:59:00Z"/>
          <w:sz w:val="28"/>
          <w:szCs w:val="28"/>
          <w:lang w:val="en-US"/>
          <w:rPrChange w:id="2000" w:author="Роман Шарковський" w:date="2023-04-20T19:25:00Z">
            <w:rPr>
              <w:del w:id="2001" w:author="Роман Шарковський" w:date="2023-03-12T15:59:00Z"/>
              <w:lang w:val="en-US"/>
            </w:rPr>
          </w:rPrChange>
        </w:rPr>
        <w:pPrChange w:id="2002" w:author="Роман Шарковський" w:date="2023-04-20T20:26:00Z">
          <w:pPr>
            <w:spacing w:line="360" w:lineRule="auto"/>
          </w:pPr>
        </w:pPrChange>
      </w:pPr>
      <w:del w:id="2003" w:author="Роман Шарковський" w:date="2023-03-12T15:59:00Z">
        <w:r w:rsidRPr="002F6008" w:rsidDel="004E22D2">
          <w:rPr>
            <w:sz w:val="28"/>
            <w:szCs w:val="28"/>
            <w:rPrChange w:id="2004" w:author="Роман Шарковський" w:date="2023-04-20T19:25:00Z">
              <w:rPr/>
            </w:rPrChange>
          </w:rPr>
          <w:delText>Знайдемо усі файли, що містять у назві слово (</w:delText>
        </w:r>
        <w:r w:rsidRPr="002F6008" w:rsidDel="004E22D2">
          <w:rPr>
            <w:sz w:val="28"/>
            <w:szCs w:val="28"/>
            <w:lang w:val="en-US"/>
            <w:rPrChange w:id="2005" w:author="Роман Шарковський" w:date="2023-04-20T19:25:00Z">
              <w:rPr>
                <w:lang w:val="en-US"/>
              </w:rPr>
            </w:rPrChange>
          </w:rPr>
          <w:delText>file):</w:delText>
        </w:r>
      </w:del>
    </w:p>
    <w:p w14:paraId="0DD5FC48" w14:textId="68D8F65E" w:rsidR="00164A02" w:rsidRPr="002F6008" w:rsidDel="004E22D2" w:rsidRDefault="00164A02">
      <w:pPr>
        <w:pStyle w:val="ListParagraph"/>
        <w:spacing w:line="360" w:lineRule="auto"/>
        <w:ind w:left="567" w:hanging="567"/>
        <w:rPr>
          <w:del w:id="2006" w:author="Роман Шарковський" w:date="2023-03-12T15:59:00Z"/>
          <w:sz w:val="28"/>
          <w:szCs w:val="28"/>
          <w:rPrChange w:id="2007" w:author="Роман Шарковський" w:date="2023-04-20T19:25:00Z">
            <w:rPr>
              <w:del w:id="2008" w:author="Роман Шарковський" w:date="2023-03-12T15:59:00Z"/>
            </w:rPr>
          </w:rPrChange>
        </w:rPr>
        <w:pPrChange w:id="2009" w:author="Роман Шарковський" w:date="2023-04-20T20:26:00Z">
          <w:pPr>
            <w:spacing w:line="360" w:lineRule="auto"/>
          </w:pPr>
        </w:pPrChange>
      </w:pPr>
      <w:del w:id="2010" w:author="Роман Шарковський" w:date="2023-03-12T15:59:00Z">
        <w:r w:rsidRPr="002F6008" w:rsidDel="004E22D2">
          <w:rPr>
            <w:noProof/>
            <w:sz w:val="28"/>
            <w:szCs w:val="28"/>
            <w:rPrChange w:id="2011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06B9E0F9" wp14:editId="0A25A053">
              <wp:extent cx="6394450" cy="608297"/>
              <wp:effectExtent l="0" t="0" r="0" b="190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5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567829" cy="62479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0D4A25C8" w14:textId="37828906" w:rsidR="00164A02" w:rsidRPr="002F6008" w:rsidDel="004E22D2" w:rsidRDefault="00164A02">
      <w:pPr>
        <w:pStyle w:val="ListParagraph"/>
        <w:spacing w:line="360" w:lineRule="auto"/>
        <w:ind w:left="567" w:hanging="567"/>
        <w:rPr>
          <w:del w:id="2012" w:author="Роман Шарковський" w:date="2023-03-12T15:59:00Z"/>
          <w:sz w:val="28"/>
          <w:szCs w:val="28"/>
          <w:rPrChange w:id="2013" w:author="Роман Шарковський" w:date="2023-04-20T19:25:00Z">
            <w:rPr>
              <w:del w:id="2014" w:author="Роман Шарковський" w:date="2023-03-12T15:59:00Z"/>
            </w:rPr>
          </w:rPrChange>
        </w:rPr>
        <w:pPrChange w:id="2015" w:author="Роман Шарковський" w:date="2023-04-20T20:26:00Z">
          <w:pPr>
            <w:spacing w:line="360" w:lineRule="auto"/>
            <w:jc w:val="center"/>
          </w:pPr>
        </w:pPrChange>
      </w:pPr>
      <w:bookmarkStart w:id="2016" w:name="_Hlk128821307"/>
      <w:del w:id="2017" w:author="Роман Шарковський" w:date="2023-03-12T15:59:00Z">
        <w:r w:rsidRPr="002F6008" w:rsidDel="004E22D2">
          <w:rPr>
            <w:sz w:val="28"/>
            <w:szCs w:val="28"/>
            <w:rPrChange w:id="2018" w:author="Роман Шарковський" w:date="2023-04-20T19:25:00Z">
              <w:rPr/>
            </w:rPrChange>
          </w:rPr>
          <w:delText>Рис. 2.1</w:delText>
        </w:r>
        <w:r w:rsidRPr="002F6008" w:rsidDel="004E22D2">
          <w:rPr>
            <w:sz w:val="28"/>
            <w:szCs w:val="28"/>
            <w:lang w:val="en-US"/>
            <w:rPrChange w:id="2019" w:author="Роман Шарковський" w:date="2023-04-20T19:25:00Z">
              <w:rPr>
                <w:lang w:val="en-US"/>
              </w:rPr>
            </w:rPrChange>
          </w:rPr>
          <w:delText>4</w:delText>
        </w:r>
        <w:r w:rsidRPr="002F6008" w:rsidDel="004E22D2">
          <w:rPr>
            <w:sz w:val="28"/>
            <w:szCs w:val="28"/>
            <w:rPrChange w:id="2020" w:author="Роман Шарковський" w:date="2023-04-20T19:25:00Z">
              <w:rPr/>
            </w:rPrChange>
          </w:rPr>
          <w:delText xml:space="preserve"> Результат пошуку файлів, що містять у назві слово</w:delText>
        </w:r>
      </w:del>
    </w:p>
    <w:bookmarkEnd w:id="2016"/>
    <w:p w14:paraId="334D47A3" w14:textId="7CEE1658" w:rsidR="00164A02" w:rsidRPr="002F6008" w:rsidDel="004E22D2" w:rsidRDefault="00164A02">
      <w:pPr>
        <w:pStyle w:val="ListParagraph"/>
        <w:spacing w:line="360" w:lineRule="auto"/>
        <w:ind w:left="567" w:hanging="567"/>
        <w:rPr>
          <w:del w:id="2021" w:author="Роман Шарковський" w:date="2023-03-12T15:59:00Z"/>
          <w:sz w:val="28"/>
          <w:szCs w:val="28"/>
          <w:rPrChange w:id="2022" w:author="Роман Шарковський" w:date="2023-04-20T19:25:00Z">
            <w:rPr>
              <w:del w:id="2023" w:author="Роман Шарковський" w:date="2023-03-12T15:59:00Z"/>
            </w:rPr>
          </w:rPrChange>
        </w:rPr>
        <w:pPrChange w:id="2024" w:author="Роман Шарковський" w:date="2023-04-20T20:26:00Z">
          <w:pPr>
            <w:spacing w:line="360" w:lineRule="auto"/>
            <w:jc w:val="center"/>
          </w:pPr>
        </w:pPrChange>
      </w:pPr>
    </w:p>
    <w:p w14:paraId="1A7AB661" w14:textId="222411FD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025" w:author="Роман Шарковський" w:date="2023-03-12T15:59:00Z"/>
          <w:sz w:val="28"/>
          <w:szCs w:val="28"/>
          <w:lang w:val="en-US"/>
          <w:rPrChange w:id="2026" w:author="Роман Шарковський" w:date="2023-04-20T19:25:00Z">
            <w:rPr>
              <w:del w:id="2027" w:author="Роман Шарковський" w:date="2023-03-12T15:59:00Z"/>
              <w:lang w:val="en-US"/>
            </w:rPr>
          </w:rPrChange>
        </w:rPr>
        <w:pPrChange w:id="2028" w:author="Роман Шарковський" w:date="2023-04-20T20:26:00Z">
          <w:pPr>
            <w:spacing w:line="360" w:lineRule="auto"/>
          </w:pPr>
        </w:pPrChange>
      </w:pPr>
      <w:del w:id="2029" w:author="Роман Шарковський" w:date="2023-03-12T15:59:00Z">
        <w:r w:rsidRPr="002F6008" w:rsidDel="004E22D2">
          <w:rPr>
            <w:sz w:val="28"/>
            <w:szCs w:val="28"/>
            <w:rPrChange w:id="2030" w:author="Роман Шарковський" w:date="2023-04-20T19:25:00Z">
              <w:rPr/>
            </w:rPrChange>
          </w:rPr>
          <w:delText>Знайдемо усі папки, що містять у назві символ (</w:delText>
        </w:r>
        <w:r w:rsidRPr="002F6008" w:rsidDel="004E22D2">
          <w:rPr>
            <w:sz w:val="28"/>
            <w:szCs w:val="28"/>
            <w:lang w:val="en-US"/>
            <w:rPrChange w:id="2031" w:author="Роман Шарковський" w:date="2023-04-20T19:25:00Z">
              <w:rPr>
                <w:lang w:val="en-US"/>
              </w:rPr>
            </w:rPrChange>
          </w:rPr>
          <w:delText>s):</w:delText>
        </w:r>
      </w:del>
    </w:p>
    <w:p w14:paraId="4AA0BE45" w14:textId="12A246CB" w:rsidR="00164A02" w:rsidRPr="002F6008" w:rsidDel="004E22D2" w:rsidRDefault="009248BE">
      <w:pPr>
        <w:pStyle w:val="ListParagraph"/>
        <w:spacing w:line="360" w:lineRule="auto"/>
        <w:ind w:left="567" w:hanging="567"/>
        <w:rPr>
          <w:del w:id="2032" w:author="Роман Шарковський" w:date="2023-03-12T15:59:00Z"/>
          <w:sz w:val="28"/>
          <w:szCs w:val="28"/>
          <w:rPrChange w:id="2033" w:author="Роман Шарковський" w:date="2023-04-20T19:25:00Z">
            <w:rPr>
              <w:del w:id="2034" w:author="Роман Шарковський" w:date="2023-03-12T15:59:00Z"/>
            </w:rPr>
          </w:rPrChange>
        </w:rPr>
        <w:pPrChange w:id="2035" w:author="Роман Шарковський" w:date="2023-04-20T20:26:00Z">
          <w:pPr>
            <w:spacing w:line="360" w:lineRule="auto"/>
          </w:pPr>
        </w:pPrChange>
      </w:pPr>
      <w:del w:id="2036" w:author="Роман Шарковський" w:date="2023-03-12T15:59:00Z">
        <w:r w:rsidRPr="002F6008" w:rsidDel="004E22D2">
          <w:rPr>
            <w:noProof/>
            <w:sz w:val="28"/>
            <w:szCs w:val="28"/>
            <w:rPrChange w:id="2037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03CF5425" wp14:editId="0FF5CAB6">
              <wp:extent cx="6299835" cy="743585"/>
              <wp:effectExtent l="0" t="0" r="5715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743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04F7CAE" w14:textId="6599BA95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038" w:author="Роман Шарковський" w:date="2023-03-12T15:59:00Z"/>
          <w:sz w:val="28"/>
          <w:szCs w:val="28"/>
          <w:rPrChange w:id="2039" w:author="Роман Шарковський" w:date="2023-04-20T19:25:00Z">
            <w:rPr>
              <w:del w:id="2040" w:author="Роман Шарковський" w:date="2023-03-12T15:59:00Z"/>
            </w:rPr>
          </w:rPrChange>
        </w:rPr>
        <w:pPrChange w:id="2041" w:author="Роман Шарковський" w:date="2023-04-20T20:26:00Z">
          <w:pPr>
            <w:spacing w:line="360" w:lineRule="auto"/>
            <w:jc w:val="center"/>
          </w:pPr>
        </w:pPrChange>
      </w:pPr>
      <w:del w:id="2042" w:author="Роман Шарковський" w:date="2023-03-12T15:59:00Z">
        <w:r w:rsidRPr="002F6008" w:rsidDel="004E22D2">
          <w:rPr>
            <w:sz w:val="28"/>
            <w:szCs w:val="28"/>
            <w:rPrChange w:id="2043" w:author="Роман Шарковський" w:date="2023-04-20T19:25:00Z">
              <w:rPr/>
            </w:rPrChange>
          </w:rPr>
          <w:delText>Рис. 2.1</w:delText>
        </w:r>
        <w:r w:rsidRPr="002F6008" w:rsidDel="004E22D2">
          <w:rPr>
            <w:sz w:val="28"/>
            <w:szCs w:val="28"/>
            <w:lang w:val="en-US"/>
            <w:rPrChange w:id="2044" w:author="Роман Шарковський" w:date="2023-04-20T19:25:00Z">
              <w:rPr>
                <w:lang w:val="en-US"/>
              </w:rPr>
            </w:rPrChange>
          </w:rPr>
          <w:delText>4</w:delText>
        </w:r>
        <w:r w:rsidRPr="002F6008" w:rsidDel="004E22D2">
          <w:rPr>
            <w:sz w:val="28"/>
            <w:szCs w:val="28"/>
            <w:rPrChange w:id="2045" w:author="Роман Шарковський" w:date="2023-04-20T19:25:00Z">
              <w:rPr/>
            </w:rPrChange>
          </w:rPr>
          <w:delText xml:space="preserve"> Результат пошуку файлів, що містять у назві символ</w:delText>
        </w:r>
      </w:del>
    </w:p>
    <w:p w14:paraId="05B231D9" w14:textId="5597C2BD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046" w:author="Роман Шарковський" w:date="2023-03-12T15:59:00Z"/>
          <w:sz w:val="28"/>
          <w:szCs w:val="28"/>
          <w:rPrChange w:id="2047" w:author="Роман Шарковський" w:date="2023-04-20T19:25:00Z">
            <w:rPr>
              <w:del w:id="2048" w:author="Роман Шарковський" w:date="2023-03-12T15:59:00Z"/>
            </w:rPr>
          </w:rPrChange>
        </w:rPr>
        <w:pPrChange w:id="2049" w:author="Роман Шарковський" w:date="2023-04-20T20:26:00Z">
          <w:pPr>
            <w:spacing w:line="360" w:lineRule="auto"/>
            <w:jc w:val="center"/>
          </w:pPr>
        </w:pPrChange>
      </w:pPr>
    </w:p>
    <w:p w14:paraId="0E0717F4" w14:textId="638D52F2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050" w:author="Роман Шарковський" w:date="2023-03-12T15:59:00Z"/>
          <w:b/>
          <w:bCs/>
          <w:i/>
          <w:iCs/>
          <w:color w:val="9BBB59" w:themeColor="accent3"/>
          <w:sz w:val="28"/>
          <w:szCs w:val="28"/>
          <w:lang w:eastAsia="ru-RU"/>
          <w:rPrChange w:id="2051" w:author="Роман Шарковський" w:date="2023-04-20T19:25:00Z">
            <w:rPr>
              <w:del w:id="2052" w:author="Роман Шарковський" w:date="2023-03-12T15:59:00Z"/>
              <w:b/>
              <w:bCs/>
              <w:i/>
              <w:iCs/>
              <w:color w:val="9BBB59" w:themeColor="accent3"/>
              <w:lang w:eastAsia="ru-RU"/>
            </w:rPr>
          </w:rPrChange>
        </w:rPr>
        <w:pPrChange w:id="2053" w:author="Роман Шарковський" w:date="2023-04-20T20:26:00Z">
          <w:pPr>
            <w:spacing w:line="360" w:lineRule="auto"/>
            <w:ind w:firstLine="709"/>
            <w:jc w:val="both"/>
          </w:pPr>
        </w:pPrChange>
      </w:pPr>
      <w:bookmarkStart w:id="2054" w:name="_Hlk128829514"/>
      <w:del w:id="2055" w:author="Роман Шарковський" w:date="2023-03-12T15:59:00Z">
        <w:r w:rsidRPr="002F6008" w:rsidDel="004E22D2">
          <w:rPr>
            <w:b/>
            <w:bCs/>
            <w:i/>
            <w:iCs/>
            <w:color w:val="9BBB59" w:themeColor="accent3"/>
            <w:sz w:val="28"/>
            <w:szCs w:val="28"/>
            <w:lang w:eastAsia="ru-RU"/>
            <w:rPrChange w:id="2056" w:author="Роман Шарковський" w:date="2023-04-20T19:25:00Z">
              <w:rPr>
                <w:b/>
                <w:bCs/>
                <w:i/>
                <w:iCs/>
                <w:color w:val="9BBB59" w:themeColor="accent3"/>
                <w:lang w:eastAsia="ru-RU"/>
              </w:rPr>
            </w:rPrChange>
          </w:rPr>
          <w:delText>Завдання 1.3</w:delText>
        </w:r>
      </w:del>
    </w:p>
    <w:bookmarkEnd w:id="2054"/>
    <w:p w14:paraId="3707F7A3" w14:textId="6CAD79DF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057" w:author="Роман Шарковський" w:date="2023-03-12T15:59:00Z"/>
          <w:b/>
          <w:bCs/>
          <w:i/>
          <w:iCs/>
          <w:color w:val="9BBB59" w:themeColor="accent3"/>
          <w:sz w:val="28"/>
          <w:szCs w:val="28"/>
          <w:lang w:eastAsia="ru-RU"/>
          <w:rPrChange w:id="2058" w:author="Роман Шарковський" w:date="2023-04-20T19:25:00Z">
            <w:rPr>
              <w:del w:id="2059" w:author="Роман Шарковський" w:date="2023-03-12T15:59:00Z"/>
              <w:b/>
              <w:bCs/>
              <w:i/>
              <w:iCs/>
              <w:color w:val="9BBB59" w:themeColor="accent3"/>
              <w:lang w:eastAsia="ru-RU"/>
            </w:rPr>
          </w:rPrChange>
        </w:rPr>
        <w:pPrChange w:id="2060" w:author="Роман Шарковський" w:date="2023-04-20T20:26:00Z">
          <w:pPr>
            <w:spacing w:line="360" w:lineRule="auto"/>
            <w:jc w:val="center"/>
          </w:pPr>
        </w:pPrChange>
      </w:pPr>
      <w:del w:id="2061" w:author="Роман Шарковський" w:date="2023-03-12T15:59:00Z">
        <w:r w:rsidRPr="002F6008" w:rsidDel="004E22D2">
          <w:rPr>
            <w:b/>
            <w:bCs/>
            <w:i/>
            <w:iCs/>
            <w:noProof/>
            <w:color w:val="9BBB59" w:themeColor="accent3"/>
            <w:sz w:val="28"/>
            <w:szCs w:val="28"/>
            <w:lang w:eastAsia="ru-RU"/>
            <w:rPrChange w:id="2062" w:author="Роман Шарковський" w:date="2023-04-20T19:25:00Z">
              <w:rPr>
                <w:b/>
                <w:bCs/>
                <w:i/>
                <w:iCs/>
                <w:noProof/>
                <w:color w:val="9BBB59" w:themeColor="accent3"/>
                <w:lang w:eastAsia="ru-RU"/>
              </w:rPr>
            </w:rPrChange>
          </w:rPr>
          <w:drawing>
            <wp:inline distT="0" distB="0" distL="0" distR="0" wp14:anchorId="6630D034" wp14:editId="689EEAEF">
              <wp:extent cx="4428725" cy="2179320"/>
              <wp:effectExtent l="0" t="0" r="0" b="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41104" cy="2185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E4A8FDC" w14:textId="1901D205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2063" w:author="Роман Шарковський" w:date="2023-03-12T15:59:00Z"/>
          <w:b/>
          <w:bCs/>
          <w:i/>
          <w:iCs/>
          <w:color w:val="9BBB59" w:themeColor="accent3"/>
          <w:sz w:val="28"/>
          <w:szCs w:val="28"/>
          <w:lang w:eastAsia="ru-RU"/>
          <w:rPrChange w:id="2064" w:author="Роман Шарковський" w:date="2023-04-20T19:25:00Z">
            <w:rPr>
              <w:del w:id="2065" w:author="Роман Шарковський" w:date="2023-03-12T15:59:00Z"/>
              <w:b/>
              <w:bCs/>
              <w:i/>
              <w:iCs/>
              <w:color w:val="9BBB59" w:themeColor="accent3"/>
              <w:lang w:eastAsia="ru-RU"/>
            </w:rPr>
          </w:rPrChange>
        </w:rPr>
        <w:pPrChange w:id="2066" w:author="Роман Шарковський" w:date="2023-04-20T20:26:00Z">
          <w:pPr>
            <w:spacing w:line="360" w:lineRule="auto"/>
            <w:jc w:val="center"/>
          </w:pPr>
        </w:pPrChange>
      </w:pPr>
      <w:del w:id="2067" w:author="Роман Шарковський" w:date="2023-03-12T15:59:00Z">
        <w:r w:rsidRPr="002F6008" w:rsidDel="004E22D2">
          <w:rPr>
            <w:b/>
            <w:bCs/>
            <w:i/>
            <w:iCs/>
            <w:noProof/>
            <w:color w:val="9BBB59" w:themeColor="accent3"/>
            <w:sz w:val="28"/>
            <w:szCs w:val="28"/>
            <w:lang w:eastAsia="ru-RU"/>
            <w:rPrChange w:id="2068" w:author="Роман Шарковський" w:date="2023-04-20T19:25:00Z">
              <w:rPr>
                <w:b/>
                <w:bCs/>
                <w:i/>
                <w:iCs/>
                <w:noProof/>
                <w:color w:val="9BBB59" w:themeColor="accent3"/>
                <w:lang w:eastAsia="ru-RU"/>
              </w:rPr>
            </w:rPrChange>
          </w:rPr>
          <w:drawing>
            <wp:inline distT="0" distB="0" distL="0" distR="0" wp14:anchorId="33C61245" wp14:editId="3C715F54">
              <wp:extent cx="4455275" cy="1304115"/>
              <wp:effectExtent l="0" t="0" r="2540" b="0"/>
              <wp:docPr id="102" name="Picture 1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87468" cy="13135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1E126ED" w14:textId="15CCC033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069" w:author="Роман Шарковський" w:date="2023-03-12T15:59:00Z"/>
          <w:sz w:val="28"/>
          <w:szCs w:val="28"/>
          <w:lang w:eastAsia="ru-RU"/>
          <w:rPrChange w:id="2070" w:author="Роман Шарковський" w:date="2023-04-20T19:25:00Z">
            <w:rPr>
              <w:del w:id="2071" w:author="Роман Шарковський" w:date="2023-03-12T15:59:00Z"/>
              <w:lang w:eastAsia="ru-RU"/>
            </w:rPr>
          </w:rPrChange>
        </w:rPr>
        <w:pPrChange w:id="2072" w:author="Роман Шарковський" w:date="2023-04-20T20:26:00Z">
          <w:pPr>
            <w:spacing w:line="360" w:lineRule="auto"/>
            <w:jc w:val="center"/>
          </w:pPr>
        </w:pPrChange>
      </w:pPr>
      <w:del w:id="2073" w:author="Роман Шарковський" w:date="2023-03-12T15:59:00Z">
        <w:r w:rsidRPr="002F6008" w:rsidDel="004E22D2">
          <w:rPr>
            <w:sz w:val="28"/>
            <w:szCs w:val="28"/>
            <w:lang w:eastAsia="ru-RU"/>
            <w:rPrChange w:id="2074" w:author="Роман Шарковський" w:date="2023-04-20T19:25:00Z">
              <w:rPr>
                <w:lang w:eastAsia="ru-RU"/>
              </w:rPr>
            </w:rPrChange>
          </w:rPr>
          <w:delText>Рис. 3.1 Скриншот завдання</w:delText>
        </w:r>
      </w:del>
    </w:p>
    <w:p w14:paraId="5C87FB93" w14:textId="6AF612E8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2075" w:author="Роман Шарковський" w:date="2023-03-12T15:59:00Z"/>
          <w:sz w:val="28"/>
          <w:szCs w:val="28"/>
          <w:lang w:eastAsia="ru-RU"/>
          <w:rPrChange w:id="2076" w:author="Роман Шарковський" w:date="2023-04-20T19:25:00Z">
            <w:rPr>
              <w:del w:id="2077" w:author="Роман Шарковський" w:date="2023-03-12T15:59:00Z"/>
              <w:lang w:eastAsia="ru-RU"/>
            </w:rPr>
          </w:rPrChange>
        </w:rPr>
        <w:pPrChange w:id="2078" w:author="Роман Шарковський" w:date="2023-04-20T20:26:00Z">
          <w:pPr>
            <w:spacing w:line="360" w:lineRule="auto"/>
          </w:pPr>
        </w:pPrChange>
      </w:pPr>
    </w:p>
    <w:p w14:paraId="590B0811" w14:textId="23D1023F" w:rsidR="009248BE" w:rsidRPr="002F6008" w:rsidDel="004E22D2" w:rsidRDefault="009248BE">
      <w:pPr>
        <w:pStyle w:val="ListParagraph"/>
        <w:spacing w:after="200" w:line="360" w:lineRule="auto"/>
        <w:ind w:left="567" w:hanging="567"/>
        <w:rPr>
          <w:del w:id="2079" w:author="Роман Шарковський" w:date="2023-03-12T15:59:00Z"/>
          <w:sz w:val="28"/>
          <w:szCs w:val="28"/>
          <w:lang w:eastAsia="ru-RU"/>
          <w:rPrChange w:id="2080" w:author="Роман Шарковський" w:date="2023-04-20T19:25:00Z">
            <w:rPr>
              <w:del w:id="2081" w:author="Роман Шарковський" w:date="2023-03-12T15:59:00Z"/>
              <w:lang w:eastAsia="ru-RU"/>
            </w:rPr>
          </w:rPrChange>
        </w:rPr>
        <w:pPrChange w:id="2082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hanging="360"/>
          </w:pPr>
        </w:pPrChange>
      </w:pPr>
      <w:del w:id="2083" w:author="Роман Шарковський" w:date="2023-03-12T15:59:00Z">
        <w:r w:rsidRPr="002F6008" w:rsidDel="004E22D2">
          <w:rPr>
            <w:sz w:val="28"/>
            <w:szCs w:val="28"/>
            <w:lang w:val="en-US" w:eastAsia="ru-RU"/>
            <w:rPrChange w:id="2084" w:author="Роман Шарковський" w:date="2023-04-20T19:25:00Z">
              <w:rPr>
                <w:lang w:val="en-US" w:eastAsia="ru-RU"/>
              </w:rPr>
            </w:rPrChange>
          </w:rPr>
          <w:delText>ls dir_Sharkovsky_Roman:</w:delText>
        </w:r>
      </w:del>
    </w:p>
    <w:p w14:paraId="278CF6EF" w14:textId="144C6E05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085" w:author="Роман Шарковський" w:date="2023-03-12T15:59:00Z"/>
          <w:sz w:val="28"/>
          <w:szCs w:val="28"/>
          <w:lang w:eastAsia="ru-RU"/>
          <w:rPrChange w:id="2086" w:author="Роман Шарковський" w:date="2023-04-20T19:25:00Z">
            <w:rPr>
              <w:del w:id="2087" w:author="Роман Шарковський" w:date="2023-03-12T15:59:00Z"/>
              <w:lang w:eastAsia="ru-RU"/>
            </w:rPr>
          </w:rPrChange>
        </w:rPr>
        <w:pPrChange w:id="2088" w:author="Роман Шарковський" w:date="2023-04-20T20:26:00Z">
          <w:pPr>
            <w:spacing w:line="360" w:lineRule="auto"/>
            <w:jc w:val="center"/>
          </w:pPr>
        </w:pPrChange>
      </w:pPr>
      <w:del w:id="2089" w:author="Роман Шарковський" w:date="2023-03-12T15:59:00Z">
        <w:r w:rsidRPr="002F6008" w:rsidDel="004E22D2">
          <w:rPr>
            <w:noProof/>
            <w:sz w:val="28"/>
            <w:szCs w:val="28"/>
            <w:lang w:eastAsia="ru-RU"/>
            <w:rPrChange w:id="2090" w:author="Роман Шарковський" w:date="2023-04-20T19:25:00Z">
              <w:rPr>
                <w:noProof/>
                <w:lang w:eastAsia="ru-RU"/>
              </w:rPr>
            </w:rPrChange>
          </w:rPr>
          <w:drawing>
            <wp:inline distT="0" distB="0" distL="0" distR="0" wp14:anchorId="7B90277F" wp14:editId="644823AD">
              <wp:extent cx="6134956" cy="666843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34956" cy="6668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F4B343C" w14:textId="234033AC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091" w:author="Роман Шарковський" w:date="2023-03-12T15:59:00Z"/>
          <w:sz w:val="28"/>
          <w:szCs w:val="28"/>
          <w:lang w:val="en-US"/>
          <w:rPrChange w:id="2092" w:author="Роман Шарковський" w:date="2023-04-20T19:25:00Z">
            <w:rPr>
              <w:del w:id="2093" w:author="Роман Шарковський" w:date="2023-03-12T15:59:00Z"/>
              <w:lang w:val="en-US"/>
            </w:rPr>
          </w:rPrChange>
        </w:rPr>
        <w:pPrChange w:id="2094" w:author="Роман Шарковський" w:date="2023-04-20T20:26:00Z">
          <w:pPr>
            <w:spacing w:line="360" w:lineRule="auto"/>
            <w:jc w:val="center"/>
          </w:pPr>
        </w:pPrChange>
      </w:pPr>
      <w:del w:id="2095" w:author="Роман Шарковський" w:date="2023-03-12T15:59:00Z">
        <w:r w:rsidRPr="002F6008" w:rsidDel="004E22D2">
          <w:rPr>
            <w:sz w:val="28"/>
            <w:szCs w:val="28"/>
            <w:rPrChange w:id="2096" w:author="Роман Шарковський" w:date="2023-04-20T19:25:00Z">
              <w:rPr/>
            </w:rPrChange>
          </w:rPr>
          <w:delText xml:space="preserve">Рис. 3.2 Результат виконання команди </w:delText>
        </w:r>
        <w:r w:rsidRPr="002F6008" w:rsidDel="004E22D2">
          <w:rPr>
            <w:sz w:val="28"/>
            <w:szCs w:val="28"/>
            <w:lang w:val="en-US"/>
            <w:rPrChange w:id="2097" w:author="Роман Шарковський" w:date="2023-04-20T19:25:00Z">
              <w:rPr>
                <w:lang w:val="en-US"/>
              </w:rPr>
            </w:rPrChange>
          </w:rPr>
          <w:delText>ls</w:delText>
        </w:r>
      </w:del>
    </w:p>
    <w:p w14:paraId="030907EC" w14:textId="710B1111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098" w:author="Роман Шарковський" w:date="2023-03-12T15:59:00Z"/>
          <w:sz w:val="28"/>
          <w:szCs w:val="28"/>
          <w:lang w:val="en-US"/>
          <w:rPrChange w:id="2099" w:author="Роман Шарковський" w:date="2023-04-20T19:25:00Z">
            <w:rPr>
              <w:del w:id="2100" w:author="Роман Шарковський" w:date="2023-03-12T15:59:00Z"/>
              <w:lang w:val="en-US"/>
            </w:rPr>
          </w:rPrChange>
        </w:rPr>
        <w:pPrChange w:id="2101" w:author="Роман Шарковський" w:date="2023-04-20T20:26:00Z">
          <w:pPr>
            <w:spacing w:line="360" w:lineRule="auto"/>
            <w:jc w:val="center"/>
          </w:pPr>
        </w:pPrChange>
      </w:pPr>
    </w:p>
    <w:p w14:paraId="646688E0" w14:textId="138A38DA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102" w:author="Роман Шарковський" w:date="2023-03-12T15:59:00Z"/>
          <w:sz w:val="28"/>
          <w:szCs w:val="28"/>
          <w:rPrChange w:id="2103" w:author="Роман Шарковський" w:date="2023-04-20T19:25:00Z">
            <w:rPr>
              <w:del w:id="2104" w:author="Роман Шарковський" w:date="2023-03-12T15:59:00Z"/>
            </w:rPr>
          </w:rPrChange>
        </w:rPr>
        <w:pPrChange w:id="2105" w:author="Роман Шарковський" w:date="2023-04-20T20:26:00Z">
          <w:pPr>
            <w:spacing w:line="360" w:lineRule="auto"/>
          </w:pPr>
        </w:pPrChange>
      </w:pPr>
      <w:del w:id="2106" w:author="Роман Шарковський" w:date="2023-03-12T15:59:00Z">
        <w:r w:rsidRPr="002F6008" w:rsidDel="004E22D2">
          <w:rPr>
            <w:sz w:val="28"/>
            <w:szCs w:val="28"/>
            <w:rPrChange w:id="2107" w:author="Роман Шарковський" w:date="2023-04-20T19:25:00Z">
              <w:rPr/>
            </w:rPrChange>
          </w:rPr>
          <w:delText xml:space="preserve">Розмір каталогу з команди </w:delText>
        </w:r>
        <w:r w:rsidRPr="002F6008" w:rsidDel="004E22D2">
          <w:rPr>
            <w:sz w:val="28"/>
            <w:szCs w:val="28"/>
            <w:lang w:val="en-US"/>
            <w:rPrChange w:id="2108" w:author="Роман Шарковський" w:date="2023-04-20T19:25:00Z">
              <w:rPr>
                <w:lang w:val="en-US"/>
              </w:rPr>
            </w:rPrChange>
          </w:rPr>
          <w:delText>ls: 409</w:delText>
        </w:r>
        <w:r w:rsidRPr="002F6008" w:rsidDel="004E22D2">
          <w:rPr>
            <w:sz w:val="28"/>
            <w:szCs w:val="28"/>
            <w:rPrChange w:id="2109" w:author="Роман Шарковський" w:date="2023-04-20T19:25:00Z">
              <w:rPr/>
            </w:rPrChange>
          </w:rPr>
          <w:delText>б</w:delText>
        </w:r>
      </w:del>
    </w:p>
    <w:p w14:paraId="38C99D54" w14:textId="38B3B476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110" w:author="Роман Шарковський" w:date="2023-03-12T15:59:00Z"/>
          <w:sz w:val="28"/>
          <w:szCs w:val="28"/>
          <w:rPrChange w:id="2111" w:author="Роман Шарковський" w:date="2023-04-20T19:25:00Z">
            <w:rPr>
              <w:del w:id="2112" w:author="Роман Шарковський" w:date="2023-03-12T15:59:00Z"/>
            </w:rPr>
          </w:rPrChange>
        </w:rPr>
        <w:pPrChange w:id="2113" w:author="Роман Шарковський" w:date="2023-04-20T20:26:00Z">
          <w:pPr>
            <w:spacing w:line="360" w:lineRule="auto"/>
          </w:pPr>
        </w:pPrChange>
      </w:pPr>
    </w:p>
    <w:p w14:paraId="5D09EA4C" w14:textId="7A02C22E" w:rsidR="009248BE" w:rsidRPr="002F6008" w:rsidDel="004E22D2" w:rsidRDefault="009248BE">
      <w:pPr>
        <w:pStyle w:val="ListParagraph"/>
        <w:spacing w:after="200" w:line="360" w:lineRule="auto"/>
        <w:ind w:left="567" w:hanging="567"/>
        <w:rPr>
          <w:del w:id="2114" w:author="Роман Шарковський" w:date="2023-03-12T15:59:00Z"/>
          <w:sz w:val="28"/>
          <w:szCs w:val="28"/>
          <w:rPrChange w:id="2115" w:author="Роман Шарковський" w:date="2023-04-20T19:25:00Z">
            <w:rPr>
              <w:del w:id="2116" w:author="Роман Шарковський" w:date="2023-03-12T15:59:00Z"/>
            </w:rPr>
          </w:rPrChange>
        </w:rPr>
        <w:pPrChange w:id="2117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hanging="360"/>
          </w:pPr>
        </w:pPrChange>
      </w:pPr>
      <w:del w:id="2118" w:author="Роман Шарковський" w:date="2023-03-12T15:59:00Z">
        <w:r w:rsidRPr="002F6008" w:rsidDel="004E22D2">
          <w:rPr>
            <w:sz w:val="28"/>
            <w:szCs w:val="28"/>
            <w:lang w:val="en-US"/>
            <w:rPrChange w:id="2119" w:author="Роман Шарковський" w:date="2023-04-20T19:25:00Z">
              <w:rPr>
                <w:lang w:val="en-US"/>
              </w:rPr>
            </w:rPrChange>
          </w:rPr>
          <w:delText>du -h dir_Sharkovsky_Roman</w:delText>
        </w:r>
      </w:del>
    </w:p>
    <w:p w14:paraId="4C97C4F2" w14:textId="610156F0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120" w:author="Роман Шарковський" w:date="2023-03-12T15:59:00Z"/>
          <w:sz w:val="28"/>
          <w:szCs w:val="28"/>
          <w:rPrChange w:id="2121" w:author="Роман Шарковський" w:date="2023-04-20T19:25:00Z">
            <w:rPr>
              <w:del w:id="2122" w:author="Роман Шарковський" w:date="2023-03-12T15:59:00Z"/>
            </w:rPr>
          </w:rPrChange>
        </w:rPr>
        <w:pPrChange w:id="2123" w:author="Роман Шарковський" w:date="2023-04-20T20:26:00Z">
          <w:pPr>
            <w:spacing w:line="360" w:lineRule="auto"/>
            <w:jc w:val="center"/>
          </w:pPr>
        </w:pPrChange>
      </w:pPr>
      <w:del w:id="2124" w:author="Роман Шарковський" w:date="2023-03-12T15:59:00Z">
        <w:r w:rsidRPr="002F6008" w:rsidDel="004E22D2">
          <w:rPr>
            <w:noProof/>
            <w:sz w:val="28"/>
            <w:szCs w:val="28"/>
            <w:rPrChange w:id="2125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47638D7F" wp14:editId="4E23DD61">
              <wp:extent cx="5426075" cy="1237694"/>
              <wp:effectExtent l="0" t="0" r="3175" b="635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6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432375" cy="1239131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42C0923B" w14:textId="190AB8BC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126" w:author="Роман Шарковський" w:date="2023-03-12T15:59:00Z"/>
          <w:sz w:val="28"/>
          <w:szCs w:val="28"/>
          <w:lang w:val="en-US"/>
          <w:rPrChange w:id="2127" w:author="Роман Шарковський" w:date="2023-04-20T19:25:00Z">
            <w:rPr>
              <w:del w:id="2128" w:author="Роман Шарковський" w:date="2023-03-12T15:59:00Z"/>
              <w:lang w:val="en-US"/>
            </w:rPr>
          </w:rPrChange>
        </w:rPr>
        <w:pPrChange w:id="2129" w:author="Роман Шарковський" w:date="2023-04-20T20:26:00Z">
          <w:pPr>
            <w:spacing w:line="360" w:lineRule="auto"/>
            <w:jc w:val="center"/>
          </w:pPr>
        </w:pPrChange>
      </w:pPr>
      <w:del w:id="2130" w:author="Роман Шарковський" w:date="2023-03-12T15:59:00Z">
        <w:r w:rsidRPr="002F6008" w:rsidDel="004E22D2">
          <w:rPr>
            <w:sz w:val="28"/>
            <w:szCs w:val="28"/>
            <w:rPrChange w:id="2131" w:author="Роман Шарковський" w:date="2023-04-20T19:25:00Z">
              <w:rPr/>
            </w:rPrChange>
          </w:rPr>
          <w:delText xml:space="preserve">Рис. 3.3 Результат виконання команди </w:delText>
        </w:r>
        <w:r w:rsidRPr="002F6008" w:rsidDel="004E22D2">
          <w:rPr>
            <w:sz w:val="28"/>
            <w:szCs w:val="28"/>
            <w:lang w:val="en-US"/>
            <w:rPrChange w:id="2132" w:author="Роман Шарковський" w:date="2023-04-20T19:25:00Z">
              <w:rPr>
                <w:lang w:val="en-US"/>
              </w:rPr>
            </w:rPrChange>
          </w:rPr>
          <w:delText>du</w:delText>
        </w:r>
      </w:del>
    </w:p>
    <w:p w14:paraId="4A598541" w14:textId="4B5DB1C7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133" w:author="Роман Шарковський" w:date="2023-03-12T15:59:00Z"/>
          <w:sz w:val="28"/>
          <w:szCs w:val="28"/>
          <w:lang w:val="en-US"/>
          <w:rPrChange w:id="2134" w:author="Роман Шарковський" w:date="2023-04-20T19:25:00Z">
            <w:rPr>
              <w:del w:id="2135" w:author="Роман Шарковський" w:date="2023-03-12T15:59:00Z"/>
              <w:lang w:val="en-US"/>
            </w:rPr>
          </w:rPrChange>
        </w:rPr>
        <w:pPrChange w:id="2136" w:author="Роман Шарковський" w:date="2023-04-20T20:26:00Z">
          <w:pPr>
            <w:spacing w:line="360" w:lineRule="auto"/>
            <w:jc w:val="center"/>
          </w:pPr>
        </w:pPrChange>
      </w:pPr>
    </w:p>
    <w:p w14:paraId="7EDE5FD1" w14:textId="27D89820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137" w:author="Роман Шарковський" w:date="2023-03-12T15:59:00Z"/>
          <w:sz w:val="28"/>
          <w:szCs w:val="28"/>
          <w:rPrChange w:id="2138" w:author="Роман Шарковський" w:date="2023-04-20T19:25:00Z">
            <w:rPr>
              <w:del w:id="2139" w:author="Роман Шарковський" w:date="2023-03-12T15:59:00Z"/>
            </w:rPr>
          </w:rPrChange>
        </w:rPr>
        <w:pPrChange w:id="2140" w:author="Роман Шарковський" w:date="2023-04-20T20:26:00Z">
          <w:pPr>
            <w:spacing w:line="360" w:lineRule="auto"/>
          </w:pPr>
        </w:pPrChange>
      </w:pPr>
      <w:del w:id="2141" w:author="Роман Шарковський" w:date="2023-03-12T15:59:00Z">
        <w:r w:rsidRPr="002F6008" w:rsidDel="004E22D2">
          <w:rPr>
            <w:sz w:val="28"/>
            <w:szCs w:val="28"/>
            <w:rPrChange w:id="2142" w:author="Роман Шарковський" w:date="2023-04-20T19:25:00Z">
              <w:rPr/>
            </w:rPrChange>
          </w:rPr>
          <w:delText xml:space="preserve">Розмір каталогу з файлами з команди </w:delText>
        </w:r>
        <w:r w:rsidRPr="002F6008" w:rsidDel="004E22D2">
          <w:rPr>
            <w:sz w:val="28"/>
            <w:szCs w:val="28"/>
            <w:lang w:val="en-US"/>
            <w:rPrChange w:id="2143" w:author="Роман Шарковський" w:date="2023-04-20T19:25:00Z">
              <w:rPr>
                <w:lang w:val="en-US"/>
              </w:rPr>
            </w:rPrChange>
          </w:rPr>
          <w:delText xml:space="preserve">du: </w:delText>
        </w:r>
        <w:r w:rsidRPr="002F6008" w:rsidDel="004E22D2">
          <w:rPr>
            <w:sz w:val="28"/>
            <w:szCs w:val="28"/>
            <w:rPrChange w:id="2144" w:author="Роман Шарковський" w:date="2023-04-20T19:25:00Z">
              <w:rPr/>
            </w:rPrChange>
          </w:rPr>
          <w:delText xml:space="preserve">24К. Результат визначення розміру не співпадає з попереднім, бо команди </w:delText>
        </w:r>
        <w:r w:rsidRPr="002F6008" w:rsidDel="004E22D2">
          <w:rPr>
            <w:sz w:val="28"/>
            <w:szCs w:val="28"/>
            <w:lang w:val="en-US"/>
            <w:rPrChange w:id="2145" w:author="Роман Шарковський" w:date="2023-04-20T19:25:00Z">
              <w:rPr>
                <w:lang w:val="en-US"/>
              </w:rPr>
            </w:rPrChange>
          </w:rPr>
          <w:delText xml:space="preserve">du </w:delText>
        </w:r>
        <w:r w:rsidRPr="002F6008" w:rsidDel="004E22D2">
          <w:rPr>
            <w:sz w:val="28"/>
            <w:szCs w:val="28"/>
            <w:rPrChange w:id="2146" w:author="Роман Шарковський" w:date="2023-04-20T19:25:00Z">
              <w:rPr/>
            </w:rPrChange>
          </w:rPr>
          <w:delText xml:space="preserve">та </w:delText>
        </w:r>
        <w:r w:rsidRPr="002F6008" w:rsidDel="004E22D2">
          <w:rPr>
            <w:sz w:val="28"/>
            <w:szCs w:val="28"/>
            <w:lang w:val="en-US"/>
            <w:rPrChange w:id="2147" w:author="Роман Шарковський" w:date="2023-04-20T19:25:00Z">
              <w:rPr>
                <w:lang w:val="en-US"/>
              </w:rPr>
            </w:rPrChange>
          </w:rPr>
          <w:delText xml:space="preserve">ls </w:delText>
        </w:r>
        <w:r w:rsidRPr="002F6008" w:rsidDel="004E22D2">
          <w:rPr>
            <w:sz w:val="28"/>
            <w:szCs w:val="28"/>
            <w:rPrChange w:id="2148" w:author="Роман Шарковський" w:date="2023-04-20T19:25:00Z">
              <w:rPr/>
            </w:rPrChange>
          </w:rPr>
          <w:delText>по-різному рахують розмір каталогу.</w:delText>
        </w:r>
      </w:del>
    </w:p>
    <w:p w14:paraId="0E5BDF46" w14:textId="3B50BA53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149" w:author="Роман Шарковський" w:date="2023-03-12T15:59:00Z"/>
          <w:sz w:val="28"/>
          <w:szCs w:val="28"/>
          <w:rPrChange w:id="2150" w:author="Роман Шарковський" w:date="2023-04-20T19:25:00Z">
            <w:rPr>
              <w:del w:id="2151" w:author="Роман Шарковський" w:date="2023-03-12T15:59:00Z"/>
            </w:rPr>
          </w:rPrChange>
        </w:rPr>
        <w:pPrChange w:id="2152" w:author="Роман Шарковський" w:date="2023-04-20T20:26:00Z">
          <w:pPr>
            <w:spacing w:line="360" w:lineRule="auto"/>
          </w:pPr>
        </w:pPrChange>
      </w:pPr>
    </w:p>
    <w:p w14:paraId="604468A6" w14:textId="4465CD0D" w:rsidR="009248BE" w:rsidRPr="002F6008" w:rsidDel="004E22D2" w:rsidRDefault="009248BE">
      <w:pPr>
        <w:pStyle w:val="ListParagraph"/>
        <w:spacing w:after="200" w:line="360" w:lineRule="auto"/>
        <w:ind w:left="567" w:hanging="567"/>
        <w:rPr>
          <w:del w:id="2153" w:author="Роман Шарковський" w:date="2023-03-12T15:59:00Z"/>
          <w:sz w:val="28"/>
          <w:szCs w:val="28"/>
          <w:rPrChange w:id="2154" w:author="Роман Шарковський" w:date="2023-04-20T19:25:00Z">
            <w:rPr>
              <w:del w:id="2155" w:author="Роман Шарковський" w:date="2023-03-12T15:59:00Z"/>
            </w:rPr>
          </w:rPrChange>
        </w:rPr>
        <w:pPrChange w:id="2156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hanging="360"/>
          </w:pPr>
        </w:pPrChange>
      </w:pPr>
      <w:bookmarkStart w:id="2157" w:name="_Hlk128822605"/>
      <w:del w:id="2158" w:author="Роман Шарковський" w:date="2023-03-12T15:59:00Z">
        <w:r w:rsidRPr="002F6008" w:rsidDel="004E22D2">
          <w:rPr>
            <w:sz w:val="28"/>
            <w:szCs w:val="28"/>
            <w:rPrChange w:id="2159" w:author="Роман Шарковський" w:date="2023-04-20T19:25:00Z">
              <w:rPr/>
            </w:rPrChange>
          </w:rPr>
          <w:delText xml:space="preserve">Виводимо </w:delText>
        </w:r>
        <w:r w:rsidRPr="002F6008" w:rsidDel="004E22D2">
          <w:rPr>
            <w:sz w:val="28"/>
            <w:szCs w:val="28"/>
            <w:lang w:val="en-US"/>
            <w:rPrChange w:id="2160" w:author="Роман Шарковський" w:date="2023-04-20T19:25:00Z">
              <w:rPr>
                <w:lang w:val="en-US"/>
              </w:rPr>
            </w:rPrChange>
          </w:rPr>
          <w:delText xml:space="preserve">inod </w:delText>
        </w:r>
        <w:r w:rsidRPr="002F6008" w:rsidDel="004E22D2">
          <w:rPr>
            <w:sz w:val="28"/>
            <w:szCs w:val="28"/>
            <w:rPrChange w:id="2161" w:author="Роман Шарковський" w:date="2023-04-20T19:25:00Z">
              <w:rPr/>
            </w:rPrChange>
          </w:rPr>
          <w:delText xml:space="preserve">інформацію за допомогою команди </w:delText>
        </w:r>
        <w:r w:rsidRPr="002F6008" w:rsidDel="004E22D2">
          <w:rPr>
            <w:sz w:val="28"/>
            <w:szCs w:val="28"/>
            <w:lang w:val="en-US"/>
            <w:rPrChange w:id="2162" w:author="Роман Шарковський" w:date="2023-04-20T19:25:00Z">
              <w:rPr>
                <w:lang w:val="en-US"/>
              </w:rPr>
            </w:rPrChange>
          </w:rPr>
          <w:delText>ls -dl -i:</w:delText>
        </w:r>
      </w:del>
    </w:p>
    <w:bookmarkEnd w:id="2157"/>
    <w:p w14:paraId="76B9B5CF" w14:textId="3A67F2CF" w:rsidR="009248BE" w:rsidRPr="002F6008" w:rsidDel="004E22D2" w:rsidRDefault="009248BE">
      <w:pPr>
        <w:pStyle w:val="ListParagraph"/>
        <w:spacing w:after="200" w:line="360" w:lineRule="auto"/>
        <w:ind w:left="567" w:hanging="567"/>
        <w:rPr>
          <w:del w:id="2163" w:author="Роман Шарковський" w:date="2023-03-12T15:59:00Z"/>
          <w:sz w:val="28"/>
          <w:szCs w:val="28"/>
          <w:rPrChange w:id="2164" w:author="Роман Шарковський" w:date="2023-04-20T19:25:00Z">
            <w:rPr>
              <w:del w:id="2165" w:author="Роман Шарковський" w:date="2023-03-12T15:59:00Z"/>
            </w:rPr>
          </w:rPrChange>
        </w:rPr>
        <w:pPrChange w:id="2166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2167" w:author="Роман Шарковський" w:date="2023-03-12T15:59:00Z">
        <w:r w:rsidRPr="002F6008" w:rsidDel="004E22D2">
          <w:rPr>
            <w:noProof/>
            <w:sz w:val="28"/>
            <w:szCs w:val="28"/>
            <w:rPrChange w:id="2168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4D06A839" wp14:editId="240E4B5A">
              <wp:extent cx="6299835" cy="749300"/>
              <wp:effectExtent l="0" t="0" r="5715" b="0"/>
              <wp:docPr id="72" name="Picture 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749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69E71F6" w14:textId="3BD1E355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169" w:author="Роман Шарковський" w:date="2023-03-12T15:59:00Z"/>
          <w:sz w:val="28"/>
          <w:szCs w:val="28"/>
          <w:rPrChange w:id="2170" w:author="Роман Шарковський" w:date="2023-04-20T19:25:00Z">
            <w:rPr>
              <w:del w:id="2171" w:author="Роман Шарковський" w:date="2023-03-12T15:59:00Z"/>
            </w:rPr>
          </w:rPrChange>
        </w:rPr>
        <w:pPrChange w:id="2172" w:author="Роман Шарковський" w:date="2023-04-20T20:26:00Z">
          <w:pPr>
            <w:spacing w:line="360" w:lineRule="auto"/>
            <w:jc w:val="center"/>
          </w:pPr>
        </w:pPrChange>
      </w:pPr>
      <w:bookmarkStart w:id="2173" w:name="_Hlk128822645"/>
      <w:del w:id="2174" w:author="Роман Шарковський" w:date="2023-03-12T15:59:00Z">
        <w:r w:rsidRPr="002F6008" w:rsidDel="004E22D2">
          <w:rPr>
            <w:sz w:val="28"/>
            <w:szCs w:val="28"/>
            <w:rPrChange w:id="2175" w:author="Роман Шарковський" w:date="2023-04-20T19:25:00Z">
              <w:rPr/>
            </w:rPrChange>
          </w:rPr>
          <w:delText xml:space="preserve">Рис. 3.4 Результат виконання команди </w:delText>
        </w:r>
        <w:r w:rsidRPr="002F6008" w:rsidDel="004E22D2">
          <w:rPr>
            <w:sz w:val="28"/>
            <w:szCs w:val="28"/>
            <w:lang w:val="en-US"/>
            <w:rPrChange w:id="2176" w:author="Роман Шарковський" w:date="2023-04-20T19:25:00Z">
              <w:rPr>
                <w:lang w:val="en-US"/>
              </w:rPr>
            </w:rPrChange>
          </w:rPr>
          <w:delText xml:space="preserve">ls </w:delText>
        </w:r>
        <w:r w:rsidRPr="002F6008" w:rsidDel="004E22D2">
          <w:rPr>
            <w:sz w:val="28"/>
            <w:szCs w:val="28"/>
            <w:rPrChange w:id="2177" w:author="Роман Шарковський" w:date="2023-04-20T19:25:00Z">
              <w:rPr/>
            </w:rPrChange>
          </w:rPr>
          <w:delText xml:space="preserve">для </w:delText>
        </w:r>
        <w:r w:rsidRPr="002F6008" w:rsidDel="004E22D2">
          <w:rPr>
            <w:sz w:val="28"/>
            <w:szCs w:val="28"/>
            <w:lang w:val="en-US"/>
            <w:rPrChange w:id="2178" w:author="Роман Шарковський" w:date="2023-04-20T19:25:00Z">
              <w:rPr>
                <w:lang w:val="en-US"/>
              </w:rPr>
            </w:rPrChange>
          </w:rPr>
          <w:delText>inod</w:delText>
        </w:r>
        <w:r w:rsidR="00444546" w:rsidRPr="002F6008" w:rsidDel="004E22D2">
          <w:rPr>
            <w:sz w:val="28"/>
            <w:szCs w:val="28"/>
            <w:rPrChange w:id="2179" w:author="Роман Шарковський" w:date="2023-04-20T19:25:00Z">
              <w:rPr/>
            </w:rPrChange>
          </w:rPr>
          <w:delText xml:space="preserve"> інформації</w:delText>
        </w:r>
        <w:bookmarkEnd w:id="2173"/>
      </w:del>
    </w:p>
    <w:p w14:paraId="01F89EDF" w14:textId="7E0B00FA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180" w:author="Роман Шарковський" w:date="2023-03-12T15:59:00Z"/>
          <w:sz w:val="28"/>
          <w:szCs w:val="28"/>
          <w:lang w:val="en-US"/>
          <w:rPrChange w:id="2181" w:author="Роман Шарковський" w:date="2023-04-20T19:25:00Z">
            <w:rPr>
              <w:del w:id="2182" w:author="Роман Шарковський" w:date="2023-03-12T15:59:00Z"/>
              <w:lang w:val="en-US"/>
            </w:rPr>
          </w:rPrChange>
        </w:rPr>
        <w:pPrChange w:id="2183" w:author="Роман Шарковський" w:date="2023-04-20T20:26:00Z">
          <w:pPr>
            <w:spacing w:line="360" w:lineRule="auto"/>
            <w:jc w:val="center"/>
          </w:pPr>
        </w:pPrChange>
      </w:pPr>
    </w:p>
    <w:p w14:paraId="4C576ABF" w14:textId="2D16FDBA" w:rsidR="00444546" w:rsidRPr="002F6008" w:rsidDel="004E22D2" w:rsidRDefault="00444546">
      <w:pPr>
        <w:pStyle w:val="ListParagraph"/>
        <w:spacing w:after="200" w:line="360" w:lineRule="auto"/>
        <w:ind w:left="567" w:hanging="567"/>
        <w:rPr>
          <w:del w:id="2184" w:author="Роман Шарковський" w:date="2023-03-12T15:59:00Z"/>
          <w:sz w:val="28"/>
          <w:szCs w:val="28"/>
          <w:rPrChange w:id="2185" w:author="Роман Шарковський" w:date="2023-04-20T19:25:00Z">
            <w:rPr>
              <w:del w:id="2186" w:author="Роман Шарковський" w:date="2023-03-12T15:59:00Z"/>
            </w:rPr>
          </w:rPrChange>
        </w:rPr>
        <w:pPrChange w:id="2187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hanging="360"/>
          </w:pPr>
        </w:pPrChange>
      </w:pPr>
      <w:del w:id="2188" w:author="Роман Шарковський" w:date="2023-03-12T15:59:00Z">
        <w:r w:rsidRPr="002F6008" w:rsidDel="004E22D2">
          <w:rPr>
            <w:sz w:val="28"/>
            <w:szCs w:val="28"/>
            <w:rPrChange w:id="2189" w:author="Роман Шарковський" w:date="2023-04-20T19:25:00Z">
              <w:rPr/>
            </w:rPrChange>
          </w:rPr>
          <w:delText xml:space="preserve">Для копіювання – команда </w:delText>
        </w:r>
        <w:r w:rsidRPr="002F6008" w:rsidDel="004E22D2">
          <w:rPr>
            <w:sz w:val="28"/>
            <w:szCs w:val="28"/>
            <w:lang w:val="en-US"/>
            <w:rPrChange w:id="2190" w:author="Роман Шарковський" w:date="2023-04-20T19:25:00Z">
              <w:rPr>
                <w:lang w:val="en-US"/>
              </w:rPr>
            </w:rPrChange>
          </w:rPr>
          <w:delText>cp:</w:delText>
        </w:r>
      </w:del>
    </w:p>
    <w:p w14:paraId="7FAC5609" w14:textId="52A13E71" w:rsidR="00444546" w:rsidRPr="002F6008" w:rsidDel="004E22D2" w:rsidRDefault="00444546">
      <w:pPr>
        <w:pStyle w:val="ListParagraph"/>
        <w:spacing w:after="200" w:line="360" w:lineRule="auto"/>
        <w:ind w:left="567" w:hanging="567"/>
        <w:rPr>
          <w:del w:id="2191" w:author="Роман Шарковський" w:date="2023-03-12T15:59:00Z"/>
          <w:sz w:val="28"/>
          <w:szCs w:val="28"/>
          <w:lang w:val="en-US"/>
          <w:rPrChange w:id="2192" w:author="Роман Шарковський" w:date="2023-04-20T19:25:00Z">
            <w:rPr>
              <w:del w:id="2193" w:author="Роман Шарковський" w:date="2023-03-12T15:59:00Z"/>
              <w:lang w:val="en-US"/>
            </w:rPr>
          </w:rPrChange>
        </w:rPr>
        <w:pPrChange w:id="2194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2195" w:author="Роман Шарковський" w:date="2023-03-12T15:59:00Z">
        <w:r w:rsidRPr="002F6008" w:rsidDel="004E22D2">
          <w:rPr>
            <w:noProof/>
            <w:sz w:val="28"/>
            <w:szCs w:val="28"/>
            <w:lang w:val="en-US"/>
            <w:rPrChange w:id="2196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6F3A395A" wp14:editId="1D45B02A">
              <wp:extent cx="6299835" cy="734060"/>
              <wp:effectExtent l="0" t="0" r="5715" b="8890"/>
              <wp:docPr id="97" name="Picture 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734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D11EDE3" w14:textId="44C61A0B" w:rsidR="009248BE" w:rsidRPr="002F6008" w:rsidDel="004E22D2" w:rsidRDefault="00444546">
      <w:pPr>
        <w:pStyle w:val="ListParagraph"/>
        <w:spacing w:after="200" w:line="360" w:lineRule="auto"/>
        <w:ind w:left="567" w:hanging="567"/>
        <w:rPr>
          <w:del w:id="2197" w:author="Роман Шарковський" w:date="2023-03-12T15:59:00Z"/>
          <w:sz w:val="28"/>
          <w:szCs w:val="28"/>
          <w:lang w:val="en-US"/>
          <w:rPrChange w:id="2198" w:author="Роман Шарковський" w:date="2023-04-20T19:25:00Z">
            <w:rPr>
              <w:del w:id="2199" w:author="Роман Шарковський" w:date="2023-03-12T15:59:00Z"/>
              <w:lang w:val="en-US"/>
            </w:rPr>
          </w:rPrChange>
        </w:rPr>
        <w:pPrChange w:id="2200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201" w:author="Роман Шарковський" w:date="2023-03-12T15:59:00Z">
        <w:r w:rsidRPr="002F6008" w:rsidDel="004E22D2">
          <w:rPr>
            <w:sz w:val="28"/>
            <w:szCs w:val="28"/>
            <w:rPrChange w:id="2202" w:author="Роман Шарковський" w:date="2023-04-20T19:25:00Z">
              <w:rPr/>
            </w:rPrChange>
          </w:rPr>
          <w:delText xml:space="preserve">Рис. 3.5 Результат виконання команди </w:delText>
        </w:r>
        <w:r w:rsidRPr="002F6008" w:rsidDel="004E22D2">
          <w:rPr>
            <w:sz w:val="28"/>
            <w:szCs w:val="28"/>
            <w:lang w:val="en-US"/>
            <w:rPrChange w:id="2203" w:author="Роман Шарковський" w:date="2023-04-20T19:25:00Z">
              <w:rPr>
                <w:lang w:val="en-US"/>
              </w:rPr>
            </w:rPrChange>
          </w:rPr>
          <w:delText>cp</w:delText>
        </w:r>
      </w:del>
    </w:p>
    <w:p w14:paraId="16CCA050" w14:textId="7EE1FE58" w:rsidR="009248BE" w:rsidRPr="002F6008" w:rsidDel="004E22D2" w:rsidRDefault="009248BE">
      <w:pPr>
        <w:pStyle w:val="ListParagraph"/>
        <w:spacing w:line="360" w:lineRule="auto"/>
        <w:ind w:left="567" w:hanging="567"/>
        <w:rPr>
          <w:del w:id="2204" w:author="Роман Шарковський" w:date="2023-03-12T15:59:00Z"/>
          <w:sz w:val="28"/>
          <w:szCs w:val="28"/>
          <w:rPrChange w:id="2205" w:author="Роман Шарковський" w:date="2023-04-20T19:25:00Z">
            <w:rPr>
              <w:del w:id="2206" w:author="Роман Шарковський" w:date="2023-03-12T15:59:00Z"/>
            </w:rPr>
          </w:rPrChange>
        </w:rPr>
        <w:pPrChange w:id="2207" w:author="Роман Шарковський" w:date="2023-04-20T20:26:00Z">
          <w:pPr>
            <w:spacing w:line="360" w:lineRule="auto"/>
          </w:pPr>
        </w:pPrChange>
      </w:pPr>
    </w:p>
    <w:p w14:paraId="4092BFB3" w14:textId="3597F5B3" w:rsidR="009248BE" w:rsidRPr="002F6008" w:rsidDel="004E22D2" w:rsidRDefault="00444546">
      <w:pPr>
        <w:pStyle w:val="ListParagraph"/>
        <w:spacing w:after="200" w:line="360" w:lineRule="auto"/>
        <w:ind w:left="567" w:hanging="567"/>
        <w:rPr>
          <w:del w:id="2208" w:author="Роман Шарковський" w:date="2023-03-12T15:59:00Z"/>
          <w:sz w:val="28"/>
          <w:szCs w:val="28"/>
          <w:rPrChange w:id="2209" w:author="Роман Шарковський" w:date="2023-04-20T19:25:00Z">
            <w:rPr>
              <w:del w:id="2210" w:author="Роман Шарковський" w:date="2023-03-12T15:59:00Z"/>
            </w:rPr>
          </w:rPrChange>
        </w:rPr>
        <w:pPrChange w:id="2211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hanging="360"/>
          </w:pPr>
        </w:pPrChange>
      </w:pPr>
      <w:del w:id="2212" w:author="Роман Шарковський" w:date="2023-03-12T15:59:00Z">
        <w:r w:rsidRPr="002F6008" w:rsidDel="004E22D2">
          <w:rPr>
            <w:sz w:val="28"/>
            <w:szCs w:val="28"/>
            <w:rPrChange w:id="2213" w:author="Роман Шарковський" w:date="2023-04-20T19:25:00Z">
              <w:rPr/>
            </w:rPrChange>
          </w:rPr>
          <w:delText xml:space="preserve">Виводимо </w:delText>
        </w:r>
        <w:r w:rsidRPr="002F6008" w:rsidDel="004E22D2">
          <w:rPr>
            <w:sz w:val="28"/>
            <w:szCs w:val="28"/>
            <w:lang w:val="en-US"/>
            <w:rPrChange w:id="2214" w:author="Роман Шарковський" w:date="2023-04-20T19:25:00Z">
              <w:rPr>
                <w:lang w:val="en-US"/>
              </w:rPr>
            </w:rPrChange>
          </w:rPr>
          <w:delText xml:space="preserve">inod </w:delText>
        </w:r>
        <w:r w:rsidRPr="002F6008" w:rsidDel="004E22D2">
          <w:rPr>
            <w:sz w:val="28"/>
            <w:szCs w:val="28"/>
            <w:rPrChange w:id="2215" w:author="Роман Шарковський" w:date="2023-04-20T19:25:00Z">
              <w:rPr/>
            </w:rPrChange>
          </w:rPr>
          <w:delText xml:space="preserve">інформацію за допомогою команди </w:delText>
        </w:r>
        <w:r w:rsidRPr="002F6008" w:rsidDel="004E22D2">
          <w:rPr>
            <w:sz w:val="28"/>
            <w:szCs w:val="28"/>
            <w:lang w:val="en-US"/>
            <w:rPrChange w:id="2216" w:author="Роман Шарковський" w:date="2023-04-20T19:25:00Z">
              <w:rPr>
                <w:lang w:val="en-US"/>
              </w:rPr>
            </w:rPrChange>
          </w:rPr>
          <w:delText>ls -dl -i:</w:delText>
        </w:r>
      </w:del>
    </w:p>
    <w:p w14:paraId="47C30FAC" w14:textId="0D704BA2" w:rsidR="009248BE" w:rsidRPr="002F6008" w:rsidDel="004E22D2" w:rsidRDefault="00444546">
      <w:pPr>
        <w:pStyle w:val="ListParagraph"/>
        <w:spacing w:after="200" w:line="360" w:lineRule="auto"/>
        <w:ind w:left="567" w:hanging="567"/>
        <w:rPr>
          <w:del w:id="2217" w:author="Роман Шарковський" w:date="2023-03-12T15:59:00Z"/>
          <w:sz w:val="28"/>
          <w:szCs w:val="28"/>
          <w:rPrChange w:id="2218" w:author="Роман Шарковський" w:date="2023-04-20T19:25:00Z">
            <w:rPr>
              <w:del w:id="2219" w:author="Роман Шарковський" w:date="2023-03-12T15:59:00Z"/>
            </w:rPr>
          </w:rPrChange>
        </w:rPr>
        <w:pPrChange w:id="2220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2221" w:author="Роман Шарковський" w:date="2023-03-12T15:59:00Z">
        <w:r w:rsidRPr="002F6008" w:rsidDel="004E22D2">
          <w:rPr>
            <w:noProof/>
            <w:sz w:val="28"/>
            <w:szCs w:val="28"/>
            <w:rPrChange w:id="2222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3E3757BD" wp14:editId="46694321">
              <wp:extent cx="6299835" cy="746760"/>
              <wp:effectExtent l="0" t="0" r="5715" b="0"/>
              <wp:docPr id="98" name="Picture 9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746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4CB91708" w14:textId="46F93C8E" w:rsidR="00164A02" w:rsidRPr="002F6008" w:rsidDel="004E22D2" w:rsidRDefault="00444546">
      <w:pPr>
        <w:pStyle w:val="ListParagraph"/>
        <w:spacing w:line="360" w:lineRule="auto"/>
        <w:ind w:left="567" w:hanging="567"/>
        <w:rPr>
          <w:del w:id="2223" w:author="Роман Шарковський" w:date="2023-03-12T15:59:00Z"/>
          <w:sz w:val="28"/>
          <w:szCs w:val="28"/>
          <w:rPrChange w:id="2224" w:author="Роман Шарковський" w:date="2023-04-20T19:25:00Z">
            <w:rPr>
              <w:del w:id="2225" w:author="Роман Шарковський" w:date="2023-03-12T15:59:00Z"/>
            </w:rPr>
          </w:rPrChange>
        </w:rPr>
        <w:pPrChange w:id="2226" w:author="Роман Шарковський" w:date="2023-04-20T20:26:00Z">
          <w:pPr>
            <w:spacing w:line="360" w:lineRule="auto"/>
            <w:jc w:val="center"/>
          </w:pPr>
        </w:pPrChange>
      </w:pPr>
      <w:del w:id="2227" w:author="Роман Шарковський" w:date="2023-03-12T15:59:00Z">
        <w:r w:rsidRPr="002F6008" w:rsidDel="004E22D2">
          <w:rPr>
            <w:sz w:val="28"/>
            <w:szCs w:val="28"/>
            <w:rPrChange w:id="2228" w:author="Роман Шарковський" w:date="2023-04-20T19:25:00Z">
              <w:rPr/>
            </w:rPrChange>
          </w:rPr>
          <w:delText>Рис. 3.</w:delText>
        </w:r>
        <w:r w:rsidRPr="002F6008" w:rsidDel="004E22D2">
          <w:rPr>
            <w:sz w:val="28"/>
            <w:szCs w:val="28"/>
            <w:lang w:val="en-US"/>
            <w:rPrChange w:id="2229" w:author="Роман Шарковський" w:date="2023-04-20T19:25:00Z">
              <w:rPr>
                <w:lang w:val="en-US"/>
              </w:rPr>
            </w:rPrChange>
          </w:rPr>
          <w:delText>6</w:delText>
        </w:r>
        <w:r w:rsidRPr="002F6008" w:rsidDel="004E22D2">
          <w:rPr>
            <w:sz w:val="28"/>
            <w:szCs w:val="28"/>
            <w:rPrChange w:id="2230" w:author="Роман Шарковський" w:date="2023-04-20T19:25:00Z">
              <w:rPr/>
            </w:rPrChange>
          </w:rPr>
          <w:delText xml:space="preserve"> Результат виконання команди </w:delText>
        </w:r>
        <w:r w:rsidRPr="002F6008" w:rsidDel="004E22D2">
          <w:rPr>
            <w:sz w:val="28"/>
            <w:szCs w:val="28"/>
            <w:lang w:val="en-US"/>
            <w:rPrChange w:id="2231" w:author="Роман Шарковський" w:date="2023-04-20T19:25:00Z">
              <w:rPr>
                <w:lang w:val="en-US"/>
              </w:rPr>
            </w:rPrChange>
          </w:rPr>
          <w:delText xml:space="preserve">ls </w:delText>
        </w:r>
        <w:r w:rsidRPr="002F6008" w:rsidDel="004E22D2">
          <w:rPr>
            <w:sz w:val="28"/>
            <w:szCs w:val="28"/>
            <w:rPrChange w:id="2232" w:author="Роман Шарковський" w:date="2023-04-20T19:25:00Z">
              <w:rPr/>
            </w:rPrChange>
          </w:rPr>
          <w:delText xml:space="preserve">для </w:delText>
        </w:r>
        <w:r w:rsidRPr="002F6008" w:rsidDel="004E22D2">
          <w:rPr>
            <w:sz w:val="28"/>
            <w:szCs w:val="28"/>
            <w:lang w:val="en-US"/>
            <w:rPrChange w:id="2233" w:author="Роман Шарковський" w:date="2023-04-20T19:25:00Z">
              <w:rPr>
                <w:lang w:val="en-US"/>
              </w:rPr>
            </w:rPrChange>
          </w:rPr>
          <w:delText>inod</w:delText>
        </w:r>
        <w:r w:rsidRPr="002F6008" w:rsidDel="004E22D2">
          <w:rPr>
            <w:sz w:val="28"/>
            <w:szCs w:val="28"/>
            <w:rPrChange w:id="2234" w:author="Роман Шарковський" w:date="2023-04-20T19:25:00Z">
              <w:rPr/>
            </w:rPrChange>
          </w:rPr>
          <w:delText xml:space="preserve"> інформації</w:delText>
        </w:r>
      </w:del>
    </w:p>
    <w:p w14:paraId="44A5E3D4" w14:textId="6294FE5B" w:rsidR="00444546" w:rsidRPr="002F6008" w:rsidDel="004E22D2" w:rsidRDefault="00444546">
      <w:pPr>
        <w:pStyle w:val="ListParagraph"/>
        <w:spacing w:line="360" w:lineRule="auto"/>
        <w:ind w:left="567" w:hanging="567"/>
        <w:rPr>
          <w:del w:id="2235" w:author="Роман Шарковський" w:date="2023-03-12T15:59:00Z"/>
          <w:sz w:val="28"/>
          <w:szCs w:val="28"/>
          <w:rPrChange w:id="2236" w:author="Роман Шарковський" w:date="2023-04-20T19:25:00Z">
            <w:rPr>
              <w:del w:id="2237" w:author="Роман Шарковський" w:date="2023-03-12T15:59:00Z"/>
            </w:rPr>
          </w:rPrChange>
        </w:rPr>
        <w:pPrChange w:id="2238" w:author="Роман Шарковський" w:date="2023-04-20T20:26:00Z">
          <w:pPr>
            <w:spacing w:line="360" w:lineRule="auto"/>
            <w:jc w:val="center"/>
          </w:pPr>
        </w:pPrChange>
      </w:pPr>
    </w:p>
    <w:p w14:paraId="56094017" w14:textId="7D8F2113" w:rsidR="00444546" w:rsidRPr="002F6008" w:rsidDel="004E22D2" w:rsidRDefault="00444546">
      <w:pPr>
        <w:pStyle w:val="ListParagraph"/>
        <w:spacing w:line="360" w:lineRule="auto"/>
        <w:ind w:left="567" w:hanging="567"/>
        <w:rPr>
          <w:del w:id="2239" w:author="Роман Шарковський" w:date="2023-03-12T15:59:00Z"/>
          <w:sz w:val="28"/>
          <w:szCs w:val="28"/>
          <w:rPrChange w:id="2240" w:author="Роман Шарковський" w:date="2023-04-20T19:25:00Z">
            <w:rPr>
              <w:del w:id="2241" w:author="Роман Шарковський" w:date="2023-03-12T15:59:00Z"/>
            </w:rPr>
          </w:rPrChange>
        </w:rPr>
        <w:pPrChange w:id="2242" w:author="Роман Шарковський" w:date="2023-04-20T20:26:00Z">
          <w:pPr>
            <w:spacing w:line="360" w:lineRule="auto"/>
          </w:pPr>
        </w:pPrChange>
      </w:pPr>
      <w:del w:id="2243" w:author="Роман Шарковський" w:date="2023-03-12T15:59:00Z">
        <w:r w:rsidRPr="002F6008" w:rsidDel="004E22D2">
          <w:rPr>
            <w:sz w:val="28"/>
            <w:szCs w:val="28"/>
            <w:rPrChange w:id="2244" w:author="Роман Шарковський" w:date="2023-04-20T19:25:00Z">
              <w:rPr/>
            </w:rPrChange>
          </w:rPr>
          <w:delText>Номери</w:delText>
        </w:r>
        <w:r w:rsidRPr="002F6008" w:rsidDel="004E22D2">
          <w:rPr>
            <w:sz w:val="28"/>
            <w:szCs w:val="28"/>
            <w:lang w:val="en-US"/>
            <w:rPrChange w:id="2245" w:author="Роман Шарковський" w:date="2023-04-20T19:25:00Z">
              <w:rPr>
                <w:lang w:val="en-US"/>
              </w:rPr>
            </w:rPrChange>
          </w:rPr>
          <w:delText xml:space="preserve"> inod</w:delText>
        </w:r>
        <w:r w:rsidRPr="002F6008" w:rsidDel="004E22D2">
          <w:rPr>
            <w:sz w:val="28"/>
            <w:szCs w:val="28"/>
            <w:rPrChange w:id="2246" w:author="Роман Шарковський" w:date="2023-04-20T19:25:00Z">
              <w:rPr/>
            </w:rPrChange>
          </w:rPr>
          <w:delText xml:space="preserve"> не співпадають, бо вони є унікальними для кожного файлу.</w:delText>
        </w:r>
      </w:del>
    </w:p>
    <w:p w14:paraId="4AA91554" w14:textId="76F4DFC4" w:rsidR="00444546" w:rsidRPr="002F6008" w:rsidDel="004E22D2" w:rsidRDefault="00444546">
      <w:pPr>
        <w:pStyle w:val="ListParagraph"/>
        <w:spacing w:line="360" w:lineRule="auto"/>
        <w:ind w:left="567" w:hanging="567"/>
        <w:rPr>
          <w:del w:id="2247" w:author="Роман Шарковський" w:date="2023-03-12T15:59:00Z"/>
          <w:sz w:val="28"/>
          <w:szCs w:val="28"/>
          <w:rPrChange w:id="2248" w:author="Роман Шарковський" w:date="2023-04-20T19:25:00Z">
            <w:rPr>
              <w:del w:id="2249" w:author="Роман Шарковський" w:date="2023-03-12T15:59:00Z"/>
            </w:rPr>
          </w:rPrChange>
        </w:rPr>
        <w:pPrChange w:id="2250" w:author="Роман Шарковський" w:date="2023-04-20T20:26:00Z">
          <w:pPr>
            <w:spacing w:line="360" w:lineRule="auto"/>
          </w:pPr>
        </w:pPrChange>
      </w:pPr>
    </w:p>
    <w:p w14:paraId="4EAF9588" w14:textId="55F2CC27" w:rsidR="00444546" w:rsidRPr="002F6008" w:rsidDel="004E22D2" w:rsidRDefault="00444546">
      <w:pPr>
        <w:pStyle w:val="ListParagraph"/>
        <w:spacing w:after="200" w:line="360" w:lineRule="auto"/>
        <w:ind w:left="567" w:hanging="567"/>
        <w:rPr>
          <w:del w:id="2251" w:author="Роман Шарковський" w:date="2023-03-12T15:59:00Z"/>
          <w:sz w:val="28"/>
          <w:szCs w:val="28"/>
          <w:lang w:val="en-US"/>
          <w:rPrChange w:id="2252" w:author="Роман Шарковський" w:date="2023-04-20T19:25:00Z">
            <w:rPr>
              <w:del w:id="2253" w:author="Роман Шарковський" w:date="2023-03-12T15:59:00Z"/>
              <w:lang w:val="en-US"/>
            </w:rPr>
          </w:rPrChange>
        </w:rPr>
        <w:pPrChange w:id="2254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hanging="360"/>
          </w:pPr>
        </w:pPrChange>
      </w:pPr>
      <w:del w:id="2255" w:author="Роман Шарковський" w:date="2023-03-12T15:59:00Z">
        <w:r w:rsidRPr="002F6008" w:rsidDel="004E22D2">
          <w:rPr>
            <w:sz w:val="28"/>
            <w:szCs w:val="28"/>
            <w:rPrChange w:id="2256" w:author="Роман Шарковський" w:date="2023-04-20T19:25:00Z">
              <w:rPr/>
            </w:rPrChange>
          </w:rPr>
          <w:delText xml:space="preserve">Для переміщення – </w:delText>
        </w:r>
        <w:r w:rsidRPr="002F6008" w:rsidDel="004E22D2">
          <w:rPr>
            <w:sz w:val="28"/>
            <w:szCs w:val="28"/>
            <w:lang w:val="en-US"/>
            <w:rPrChange w:id="2257" w:author="Роман Шарковський" w:date="2023-04-20T19:25:00Z">
              <w:rPr>
                <w:lang w:val="en-US"/>
              </w:rPr>
            </w:rPrChange>
          </w:rPr>
          <w:delText>sudo mv:</w:delText>
        </w:r>
      </w:del>
    </w:p>
    <w:p w14:paraId="14DB0AC7" w14:textId="4A059E1C" w:rsidR="00444546" w:rsidRPr="002F6008" w:rsidDel="004E22D2" w:rsidRDefault="00444546">
      <w:pPr>
        <w:pStyle w:val="ListParagraph"/>
        <w:spacing w:line="360" w:lineRule="auto"/>
        <w:ind w:left="567" w:hanging="567"/>
        <w:rPr>
          <w:del w:id="2258" w:author="Роман Шарковський" w:date="2023-03-12T15:59:00Z"/>
          <w:sz w:val="28"/>
          <w:szCs w:val="28"/>
          <w:lang w:val="en-US"/>
          <w:rPrChange w:id="2259" w:author="Роман Шарковський" w:date="2023-04-20T19:25:00Z">
            <w:rPr>
              <w:del w:id="2260" w:author="Роман Шарковський" w:date="2023-03-12T15:59:00Z"/>
              <w:lang w:val="en-US"/>
            </w:rPr>
          </w:rPrChange>
        </w:rPr>
        <w:pPrChange w:id="2261" w:author="Роман Шарковський" w:date="2023-04-20T20:26:00Z">
          <w:pPr>
            <w:spacing w:line="360" w:lineRule="auto"/>
            <w:jc w:val="center"/>
          </w:pPr>
        </w:pPrChange>
      </w:pPr>
      <w:del w:id="2262" w:author="Роман Шарковський" w:date="2023-03-12T15:59:00Z">
        <w:r w:rsidRPr="002F6008" w:rsidDel="004E22D2">
          <w:rPr>
            <w:noProof/>
            <w:sz w:val="28"/>
            <w:szCs w:val="28"/>
            <w:lang w:val="en-US"/>
            <w:rPrChange w:id="2263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1DDD2687" wp14:editId="7C230072">
              <wp:extent cx="6299835" cy="873125"/>
              <wp:effectExtent l="0" t="0" r="5715" b="3175"/>
              <wp:docPr id="99" name="Picture 9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873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3786445B" w14:textId="1FA81CA9" w:rsidR="00444546" w:rsidRPr="002F6008" w:rsidDel="004E22D2" w:rsidRDefault="00444546">
      <w:pPr>
        <w:pStyle w:val="ListParagraph"/>
        <w:spacing w:line="360" w:lineRule="auto"/>
        <w:ind w:left="567" w:hanging="567"/>
        <w:rPr>
          <w:del w:id="2264" w:author="Роман Шарковський" w:date="2023-03-12T15:59:00Z"/>
          <w:sz w:val="28"/>
          <w:szCs w:val="28"/>
          <w:rPrChange w:id="2265" w:author="Роман Шарковський" w:date="2023-04-20T19:25:00Z">
            <w:rPr>
              <w:del w:id="2266" w:author="Роман Шарковський" w:date="2023-03-12T15:59:00Z"/>
            </w:rPr>
          </w:rPrChange>
        </w:rPr>
        <w:pPrChange w:id="2267" w:author="Роман Шарковський" w:date="2023-04-20T20:26:00Z">
          <w:pPr>
            <w:spacing w:line="360" w:lineRule="auto"/>
            <w:jc w:val="center"/>
          </w:pPr>
        </w:pPrChange>
      </w:pPr>
      <w:del w:id="2268" w:author="Роман Шарковський" w:date="2023-03-12T15:59:00Z">
        <w:r w:rsidRPr="002F6008" w:rsidDel="004E22D2">
          <w:rPr>
            <w:sz w:val="28"/>
            <w:szCs w:val="28"/>
            <w:rPrChange w:id="2269" w:author="Роман Шарковський" w:date="2023-04-20T19:25:00Z">
              <w:rPr/>
            </w:rPrChange>
          </w:rPr>
          <w:delText>Рис. 3.7 Результат переміщення файлу (з перевіркою)</w:delText>
        </w:r>
      </w:del>
    </w:p>
    <w:p w14:paraId="18DFAFC8" w14:textId="0F6030ED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2270" w:author="Роман Шарковський" w:date="2023-03-12T15:59:00Z"/>
          <w:sz w:val="28"/>
          <w:szCs w:val="28"/>
          <w:rPrChange w:id="2271" w:author="Роман Шарковський" w:date="2023-04-20T19:25:00Z">
            <w:rPr>
              <w:del w:id="2272" w:author="Роман Шарковський" w:date="2023-03-12T15:59:00Z"/>
            </w:rPr>
          </w:rPrChange>
        </w:rPr>
        <w:pPrChange w:id="2273" w:author="Роман Шарковський" w:date="2023-04-20T20:26:00Z">
          <w:pPr>
            <w:spacing w:line="360" w:lineRule="auto"/>
            <w:jc w:val="center"/>
          </w:pPr>
        </w:pPrChange>
      </w:pPr>
    </w:p>
    <w:p w14:paraId="46CE9173" w14:textId="053C6FC8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2274" w:author="Роман Шарковський" w:date="2023-03-12T15:59:00Z"/>
          <w:sz w:val="28"/>
          <w:szCs w:val="28"/>
          <w:rPrChange w:id="2275" w:author="Роман Шарковський" w:date="2023-04-20T19:25:00Z">
            <w:rPr>
              <w:del w:id="2276" w:author="Роман Шарковський" w:date="2023-03-12T15:59:00Z"/>
            </w:rPr>
          </w:rPrChange>
        </w:rPr>
        <w:pPrChange w:id="2277" w:author="Роман Шарковський" w:date="2023-04-20T20:26:00Z">
          <w:pPr>
            <w:spacing w:line="360" w:lineRule="auto"/>
          </w:pPr>
        </w:pPrChange>
      </w:pPr>
      <w:del w:id="2278" w:author="Роман Шарковський" w:date="2023-03-12T15:59:00Z">
        <w:r w:rsidRPr="002F6008" w:rsidDel="004E22D2">
          <w:rPr>
            <w:sz w:val="28"/>
            <w:szCs w:val="28"/>
            <w:rPrChange w:id="2279" w:author="Роман Шарковський" w:date="2023-04-20T19:25:00Z">
              <w:rPr/>
            </w:rPrChange>
          </w:rPr>
          <w:delText xml:space="preserve">Виводимо </w:delText>
        </w:r>
        <w:r w:rsidRPr="002F6008" w:rsidDel="004E22D2">
          <w:rPr>
            <w:sz w:val="28"/>
            <w:szCs w:val="28"/>
            <w:lang w:val="en-US"/>
            <w:rPrChange w:id="2280" w:author="Роман Шарковський" w:date="2023-04-20T19:25:00Z">
              <w:rPr>
                <w:lang w:val="en-US"/>
              </w:rPr>
            </w:rPrChange>
          </w:rPr>
          <w:delText xml:space="preserve">inod </w:delText>
        </w:r>
        <w:r w:rsidRPr="002F6008" w:rsidDel="004E22D2">
          <w:rPr>
            <w:sz w:val="28"/>
            <w:szCs w:val="28"/>
            <w:rPrChange w:id="2281" w:author="Роман Шарковський" w:date="2023-04-20T19:25:00Z">
              <w:rPr/>
            </w:rPrChange>
          </w:rPr>
          <w:delText xml:space="preserve">інформацію за допомогою команди </w:delText>
        </w:r>
        <w:r w:rsidRPr="002F6008" w:rsidDel="004E22D2">
          <w:rPr>
            <w:sz w:val="28"/>
            <w:szCs w:val="28"/>
            <w:lang w:val="en-US"/>
            <w:rPrChange w:id="2282" w:author="Роман Шарковський" w:date="2023-04-20T19:25:00Z">
              <w:rPr>
                <w:lang w:val="en-US"/>
              </w:rPr>
            </w:rPrChange>
          </w:rPr>
          <w:delText>ls -dl -i:</w:delText>
        </w:r>
      </w:del>
    </w:p>
    <w:p w14:paraId="67B73BC1" w14:textId="3F313E55" w:rsidR="00444546" w:rsidRPr="002F6008" w:rsidDel="004E22D2" w:rsidRDefault="005A1FCE">
      <w:pPr>
        <w:pStyle w:val="ListParagraph"/>
        <w:spacing w:line="360" w:lineRule="auto"/>
        <w:ind w:left="567" w:hanging="567"/>
        <w:rPr>
          <w:del w:id="2283" w:author="Роман Шарковський" w:date="2023-03-12T15:59:00Z"/>
          <w:sz w:val="28"/>
          <w:szCs w:val="28"/>
          <w:rPrChange w:id="2284" w:author="Роман Шарковський" w:date="2023-04-20T19:25:00Z">
            <w:rPr>
              <w:del w:id="2285" w:author="Роман Шарковський" w:date="2023-03-12T15:59:00Z"/>
            </w:rPr>
          </w:rPrChange>
        </w:rPr>
        <w:pPrChange w:id="2286" w:author="Роман Шарковський" w:date="2023-04-20T20:26:00Z">
          <w:pPr>
            <w:spacing w:line="360" w:lineRule="auto"/>
          </w:pPr>
        </w:pPrChange>
      </w:pPr>
      <w:del w:id="2287" w:author="Роман Шарковський" w:date="2023-03-12T15:59:00Z">
        <w:r w:rsidRPr="002F6008" w:rsidDel="004E22D2">
          <w:rPr>
            <w:noProof/>
            <w:sz w:val="28"/>
            <w:szCs w:val="28"/>
            <w:rPrChange w:id="2288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26DE718B" wp14:editId="4392F57F">
              <wp:extent cx="6299835" cy="972820"/>
              <wp:effectExtent l="0" t="0" r="5715" b="0"/>
              <wp:docPr id="100" name="Picture 10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9728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0AFFF085" w14:textId="3547A6D9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2289" w:author="Роман Шарковський" w:date="2023-03-12T15:59:00Z"/>
          <w:sz w:val="28"/>
          <w:szCs w:val="28"/>
          <w:lang w:val="en-US"/>
          <w:rPrChange w:id="2290" w:author="Роман Шарковський" w:date="2023-04-20T19:25:00Z">
            <w:rPr>
              <w:del w:id="2291" w:author="Роман Шарковський" w:date="2023-03-12T15:59:00Z"/>
              <w:lang w:val="en-US"/>
            </w:rPr>
          </w:rPrChange>
        </w:rPr>
        <w:pPrChange w:id="2292" w:author="Роман Шарковський" w:date="2023-04-20T20:26:00Z">
          <w:pPr>
            <w:spacing w:line="360" w:lineRule="auto"/>
            <w:jc w:val="center"/>
          </w:pPr>
        </w:pPrChange>
      </w:pPr>
      <w:del w:id="2293" w:author="Роман Шарковський" w:date="2023-03-12T15:59:00Z">
        <w:r w:rsidRPr="002F6008" w:rsidDel="004E22D2">
          <w:rPr>
            <w:sz w:val="28"/>
            <w:szCs w:val="28"/>
            <w:rPrChange w:id="2294" w:author="Роман Шарковський" w:date="2023-04-20T19:25:00Z">
              <w:rPr/>
            </w:rPrChange>
          </w:rPr>
          <w:delText xml:space="preserve">Рис. 3.8 Результат виконання команди </w:delText>
        </w:r>
        <w:r w:rsidRPr="002F6008" w:rsidDel="004E22D2">
          <w:rPr>
            <w:sz w:val="28"/>
            <w:szCs w:val="28"/>
            <w:lang w:val="en-US"/>
            <w:rPrChange w:id="2295" w:author="Роман Шарковський" w:date="2023-04-20T19:25:00Z">
              <w:rPr>
                <w:lang w:val="en-US"/>
              </w:rPr>
            </w:rPrChange>
          </w:rPr>
          <w:delText>ls</w:delText>
        </w:r>
      </w:del>
    </w:p>
    <w:p w14:paraId="5B18BC66" w14:textId="18D89EBD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2296" w:author="Роман Шарковський" w:date="2023-03-12T15:59:00Z"/>
          <w:sz w:val="28"/>
          <w:szCs w:val="28"/>
          <w:lang w:val="en-US"/>
          <w:rPrChange w:id="2297" w:author="Роман Шарковський" w:date="2023-04-20T19:25:00Z">
            <w:rPr>
              <w:del w:id="2298" w:author="Роман Шарковський" w:date="2023-03-12T15:59:00Z"/>
              <w:lang w:val="en-US"/>
            </w:rPr>
          </w:rPrChange>
        </w:rPr>
        <w:pPrChange w:id="2299" w:author="Роман Шарковський" w:date="2023-04-20T20:26:00Z">
          <w:pPr>
            <w:spacing w:line="360" w:lineRule="auto"/>
            <w:jc w:val="center"/>
          </w:pPr>
        </w:pPrChange>
      </w:pPr>
    </w:p>
    <w:p w14:paraId="2F409224" w14:textId="6B5D83A4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2300" w:author="Роман Шарковський" w:date="2023-03-12T15:59:00Z"/>
          <w:sz w:val="28"/>
          <w:szCs w:val="28"/>
          <w:rPrChange w:id="2301" w:author="Роман Шарковський" w:date="2023-04-20T19:25:00Z">
            <w:rPr>
              <w:del w:id="2302" w:author="Роман Шарковський" w:date="2023-03-12T15:59:00Z"/>
            </w:rPr>
          </w:rPrChange>
        </w:rPr>
        <w:pPrChange w:id="2303" w:author="Роман Шарковський" w:date="2023-04-20T20:26:00Z">
          <w:pPr>
            <w:spacing w:line="360" w:lineRule="auto"/>
          </w:pPr>
        </w:pPrChange>
      </w:pPr>
      <w:del w:id="2304" w:author="Роман Шарковський" w:date="2023-03-12T15:59:00Z">
        <w:r w:rsidRPr="002F6008" w:rsidDel="004E22D2">
          <w:rPr>
            <w:sz w:val="28"/>
            <w:szCs w:val="28"/>
            <w:lang w:val="en-US"/>
            <w:rPrChange w:id="2305" w:author="Роман Шарковський" w:date="2023-04-20T19:25:00Z">
              <w:rPr>
                <w:lang w:val="en-US"/>
              </w:rPr>
            </w:rPrChange>
          </w:rPr>
          <w:delText xml:space="preserve">Inode </w:delText>
        </w:r>
        <w:r w:rsidRPr="002F6008" w:rsidDel="004E22D2">
          <w:rPr>
            <w:sz w:val="28"/>
            <w:szCs w:val="28"/>
            <w:rPrChange w:id="2306" w:author="Роман Шарковський" w:date="2023-04-20T19:25:00Z">
              <w:rPr/>
            </w:rPrChange>
          </w:rPr>
          <w:delText xml:space="preserve">не змінився, бо змінилося лише розташування. З цього можна зробити висновок, що при переміщенні </w:delText>
        </w:r>
        <w:r w:rsidRPr="002F6008" w:rsidDel="004E22D2">
          <w:rPr>
            <w:sz w:val="28"/>
            <w:szCs w:val="28"/>
            <w:lang w:val="en-US"/>
            <w:rPrChange w:id="2307" w:author="Роман Шарковський" w:date="2023-04-20T19:25:00Z">
              <w:rPr>
                <w:lang w:val="en-US"/>
              </w:rPr>
            </w:rPrChange>
          </w:rPr>
          <w:delText xml:space="preserve">Inode </w:delText>
        </w:r>
        <w:r w:rsidRPr="002F6008" w:rsidDel="004E22D2">
          <w:rPr>
            <w:sz w:val="28"/>
            <w:szCs w:val="28"/>
            <w:rPrChange w:id="2308" w:author="Роман Шарковський" w:date="2023-04-20T19:25:00Z">
              <w:rPr/>
            </w:rPrChange>
          </w:rPr>
          <w:delText>не змінюється.</w:delText>
        </w:r>
      </w:del>
    </w:p>
    <w:p w14:paraId="47D0FF2B" w14:textId="7D90084F" w:rsidR="005A1FCE" w:rsidRPr="002F6008" w:rsidDel="004E22D2" w:rsidRDefault="005A1FCE">
      <w:pPr>
        <w:pStyle w:val="ListParagraph"/>
        <w:spacing w:line="360" w:lineRule="auto"/>
        <w:ind w:left="567" w:hanging="567"/>
        <w:rPr>
          <w:del w:id="2309" w:author="Роман Шарковський" w:date="2023-03-12T15:59:00Z"/>
          <w:sz w:val="28"/>
          <w:szCs w:val="28"/>
          <w:rPrChange w:id="2310" w:author="Роман Шарковський" w:date="2023-04-20T19:25:00Z">
            <w:rPr>
              <w:del w:id="2311" w:author="Роман Шарковський" w:date="2023-03-12T15:59:00Z"/>
            </w:rPr>
          </w:rPrChange>
        </w:rPr>
        <w:pPrChange w:id="2312" w:author="Роман Шарковський" w:date="2023-04-20T20:26:00Z">
          <w:pPr>
            <w:spacing w:line="360" w:lineRule="auto"/>
          </w:pPr>
        </w:pPrChange>
      </w:pPr>
    </w:p>
    <w:p w14:paraId="4041A3A8" w14:textId="0F6B7E00" w:rsidR="005A1FCE" w:rsidRPr="002F6008" w:rsidDel="004E22D2" w:rsidRDefault="005A1FCE">
      <w:pPr>
        <w:pStyle w:val="ListParagraph"/>
        <w:spacing w:after="200" w:line="360" w:lineRule="auto"/>
        <w:ind w:left="567" w:hanging="567"/>
        <w:rPr>
          <w:del w:id="2313" w:author="Роман Шарковський" w:date="2023-03-12T15:59:00Z"/>
          <w:sz w:val="28"/>
          <w:szCs w:val="28"/>
          <w:rPrChange w:id="2314" w:author="Роман Шарковський" w:date="2023-04-20T19:25:00Z">
            <w:rPr>
              <w:del w:id="2315" w:author="Роман Шарковський" w:date="2023-03-12T15:59:00Z"/>
            </w:rPr>
          </w:rPrChange>
        </w:rPr>
        <w:pPrChange w:id="2316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hanging="360"/>
          </w:pPr>
        </w:pPrChange>
      </w:pPr>
      <w:del w:id="2317" w:author="Роман Шарковський" w:date="2023-03-12T15:59:00Z">
        <w:r w:rsidRPr="002F6008" w:rsidDel="004E22D2">
          <w:rPr>
            <w:sz w:val="28"/>
            <w:szCs w:val="28"/>
            <w:rPrChange w:id="2318" w:author="Роман Шарковський" w:date="2023-04-20T19:25:00Z">
              <w:rPr/>
            </w:rPrChange>
          </w:rPr>
          <w:delText xml:space="preserve">Для рекурсивного виведення </w:delText>
        </w:r>
        <w:r w:rsidRPr="002F6008" w:rsidDel="004E22D2">
          <w:rPr>
            <w:sz w:val="28"/>
            <w:szCs w:val="28"/>
            <w:lang w:val="en-US"/>
            <w:rPrChange w:id="2319" w:author="Роман Шарковський" w:date="2023-04-20T19:25:00Z">
              <w:rPr>
                <w:lang w:val="en-US"/>
              </w:rPr>
            </w:rPrChange>
          </w:rPr>
          <w:delText>ls -Rl:</w:delText>
        </w:r>
      </w:del>
    </w:p>
    <w:p w14:paraId="739FB32D" w14:textId="29CD7056" w:rsidR="005A1FCE" w:rsidRPr="002F6008" w:rsidDel="004E22D2" w:rsidRDefault="005A1FCE">
      <w:pPr>
        <w:pStyle w:val="ListParagraph"/>
        <w:spacing w:after="200" w:line="360" w:lineRule="auto"/>
        <w:ind w:left="567" w:hanging="567"/>
        <w:rPr>
          <w:del w:id="2320" w:author="Роман Шарковський" w:date="2023-03-12T15:59:00Z"/>
          <w:sz w:val="28"/>
          <w:szCs w:val="28"/>
          <w:rPrChange w:id="2321" w:author="Роман Шарковський" w:date="2023-04-20T19:25:00Z">
            <w:rPr>
              <w:del w:id="2322" w:author="Роман Шарковський" w:date="2023-03-12T15:59:00Z"/>
            </w:rPr>
          </w:rPrChange>
        </w:rPr>
        <w:pPrChange w:id="2323" w:author="Роман Шарковський" w:date="2023-04-20T20:26:00Z">
          <w:pPr>
            <w:pStyle w:val="ListParagraph"/>
            <w:spacing w:line="360" w:lineRule="auto"/>
          </w:pPr>
        </w:pPrChange>
      </w:pPr>
    </w:p>
    <w:p w14:paraId="3720E8ED" w14:textId="6018522F" w:rsidR="005A1FCE" w:rsidRPr="002F6008" w:rsidDel="004E22D2" w:rsidRDefault="005A1FCE">
      <w:pPr>
        <w:pStyle w:val="ListParagraph"/>
        <w:spacing w:after="200" w:line="360" w:lineRule="auto"/>
        <w:ind w:left="567" w:hanging="567"/>
        <w:rPr>
          <w:del w:id="2324" w:author="Роман Шарковський" w:date="2023-03-12T15:59:00Z"/>
          <w:sz w:val="28"/>
          <w:szCs w:val="28"/>
          <w:rPrChange w:id="2325" w:author="Роман Шарковський" w:date="2023-04-20T19:25:00Z">
            <w:rPr>
              <w:del w:id="2326" w:author="Роман Шарковський" w:date="2023-03-12T15:59:00Z"/>
            </w:rPr>
          </w:rPrChange>
        </w:rPr>
        <w:pPrChange w:id="2327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328" w:author="Роман Шарковський" w:date="2023-03-12T15:59:00Z">
        <w:r w:rsidRPr="002F6008" w:rsidDel="004E22D2">
          <w:rPr>
            <w:noProof/>
            <w:sz w:val="28"/>
            <w:szCs w:val="28"/>
            <w:rPrChange w:id="2329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0A465CC4" wp14:editId="25C4A98F">
              <wp:extent cx="3570515" cy="3048000"/>
              <wp:effectExtent l="0" t="0" r="0" b="0"/>
              <wp:docPr id="101" name="Picture 1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81708" cy="3057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8AC4147" w14:textId="7C96C41B" w:rsidR="005A1FCE" w:rsidRPr="002F6008" w:rsidDel="004E22D2" w:rsidRDefault="005A1FCE">
      <w:pPr>
        <w:pStyle w:val="ListParagraph"/>
        <w:spacing w:after="200" w:line="360" w:lineRule="auto"/>
        <w:ind w:left="567" w:hanging="567"/>
        <w:rPr>
          <w:del w:id="2330" w:author="Роман Шарковський" w:date="2023-03-12T15:59:00Z"/>
          <w:sz w:val="28"/>
          <w:szCs w:val="28"/>
          <w:rPrChange w:id="2331" w:author="Роман Шарковський" w:date="2023-04-20T19:25:00Z">
            <w:rPr>
              <w:del w:id="2332" w:author="Роман Шарковський" w:date="2023-03-12T15:59:00Z"/>
            </w:rPr>
          </w:rPrChange>
        </w:rPr>
        <w:pPrChange w:id="2333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334" w:author="Роман Шарковський" w:date="2023-03-12T15:59:00Z">
        <w:r w:rsidRPr="002F6008" w:rsidDel="004E22D2">
          <w:rPr>
            <w:sz w:val="28"/>
            <w:szCs w:val="28"/>
            <w:rPrChange w:id="2335" w:author="Роман Шарковський" w:date="2023-04-20T19:25:00Z">
              <w:rPr/>
            </w:rPrChange>
          </w:rPr>
          <w:delText xml:space="preserve">Рис. 3.9 Результат виконання команди </w:delText>
        </w:r>
        <w:r w:rsidRPr="002F6008" w:rsidDel="004E22D2">
          <w:rPr>
            <w:sz w:val="28"/>
            <w:szCs w:val="28"/>
            <w:lang w:val="en-US"/>
            <w:rPrChange w:id="2336" w:author="Роман Шарковський" w:date="2023-04-20T19:25:00Z">
              <w:rPr>
                <w:lang w:val="en-US"/>
              </w:rPr>
            </w:rPrChange>
          </w:rPr>
          <w:delText xml:space="preserve">ls </w:delText>
        </w:r>
        <w:r w:rsidRPr="002F6008" w:rsidDel="004E22D2">
          <w:rPr>
            <w:sz w:val="28"/>
            <w:szCs w:val="28"/>
            <w:rPrChange w:id="2337" w:author="Роман Шарковський" w:date="2023-04-20T19:25:00Z">
              <w:rPr/>
            </w:rPrChange>
          </w:rPr>
          <w:delText>– рекурсивне виведення</w:delText>
        </w:r>
      </w:del>
    </w:p>
    <w:p w14:paraId="565BAA53" w14:textId="3EEE2F4D" w:rsidR="005A1FCE" w:rsidRPr="002F6008" w:rsidDel="004E22D2" w:rsidRDefault="005A1FCE">
      <w:pPr>
        <w:pStyle w:val="ListParagraph"/>
        <w:spacing w:after="200" w:line="360" w:lineRule="auto"/>
        <w:ind w:left="567" w:hanging="567"/>
        <w:rPr>
          <w:del w:id="2338" w:author="Роман Шарковський" w:date="2023-03-12T15:59:00Z"/>
          <w:sz w:val="28"/>
          <w:szCs w:val="28"/>
          <w:rPrChange w:id="2339" w:author="Роман Шарковський" w:date="2023-04-20T19:25:00Z">
            <w:rPr>
              <w:del w:id="2340" w:author="Роман Шарковський" w:date="2023-03-12T15:59:00Z"/>
            </w:rPr>
          </w:rPrChange>
        </w:rPr>
        <w:pPrChange w:id="2341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</w:p>
    <w:p w14:paraId="49FB3C93" w14:textId="4AE523A5" w:rsidR="007D722B" w:rsidRPr="002F6008" w:rsidDel="004E22D2" w:rsidRDefault="005A1FCE">
      <w:pPr>
        <w:pStyle w:val="ListParagraph"/>
        <w:spacing w:after="200" w:line="360" w:lineRule="auto"/>
        <w:ind w:left="567" w:hanging="567"/>
        <w:rPr>
          <w:del w:id="2342" w:author="Роман Шарковський" w:date="2023-03-12T15:59:00Z"/>
          <w:sz w:val="28"/>
          <w:szCs w:val="28"/>
          <w:rPrChange w:id="2343" w:author="Роман Шарковський" w:date="2023-04-20T19:25:00Z">
            <w:rPr>
              <w:del w:id="2344" w:author="Роман Шарковський" w:date="2023-03-12T15:59:00Z"/>
            </w:rPr>
          </w:rPrChange>
        </w:rPr>
        <w:pPrChange w:id="2345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hanging="360"/>
          </w:pPr>
        </w:pPrChange>
      </w:pPr>
      <w:del w:id="2346" w:author="Роман Шарковський" w:date="2023-03-12T15:59:00Z">
        <w:r w:rsidRPr="002F6008" w:rsidDel="004E22D2">
          <w:rPr>
            <w:sz w:val="28"/>
            <w:szCs w:val="28"/>
            <w:rPrChange w:id="2347" w:author="Роман Шарковський" w:date="2023-04-20T19:25:00Z">
              <w:rPr/>
            </w:rPrChange>
          </w:rPr>
          <w:delText>Для</w:delText>
        </w:r>
        <w:r w:rsidR="007D722B" w:rsidRPr="002F6008" w:rsidDel="004E22D2">
          <w:rPr>
            <w:sz w:val="28"/>
            <w:szCs w:val="28"/>
            <w:rPrChange w:id="2348" w:author="Роман Шарковський" w:date="2023-04-20T19:25:00Z">
              <w:rPr/>
            </w:rPrChange>
          </w:rPr>
          <w:delText xml:space="preserve"> рекурсивного</w:delText>
        </w:r>
        <w:r w:rsidRPr="002F6008" w:rsidDel="004E22D2">
          <w:rPr>
            <w:sz w:val="28"/>
            <w:szCs w:val="28"/>
            <w:rPrChange w:id="2349" w:author="Роман Шарковський" w:date="2023-04-20T19:25:00Z">
              <w:rPr/>
            </w:rPrChange>
          </w:rPr>
          <w:delText xml:space="preserve"> виведення </w:delText>
        </w:r>
        <w:r w:rsidR="007D722B" w:rsidRPr="002F6008" w:rsidDel="004E22D2">
          <w:rPr>
            <w:sz w:val="28"/>
            <w:szCs w:val="28"/>
            <w:lang w:val="en-US"/>
            <w:rPrChange w:id="2350" w:author="Роман Шарковський" w:date="2023-04-20T19:25:00Z">
              <w:rPr>
                <w:lang w:val="en-US"/>
              </w:rPr>
            </w:rPrChange>
          </w:rPr>
          <w:delText>/etc – ls -R /etc/ &gt;</w:delText>
        </w:r>
      </w:del>
    </w:p>
    <w:p w14:paraId="0872F5C1" w14:textId="639596FD" w:rsidR="005A1FCE" w:rsidRPr="002F6008" w:rsidDel="004E22D2" w:rsidRDefault="007D722B">
      <w:pPr>
        <w:pStyle w:val="ListParagraph"/>
        <w:spacing w:after="200" w:line="360" w:lineRule="auto"/>
        <w:ind w:left="567" w:hanging="567"/>
        <w:rPr>
          <w:del w:id="2351" w:author="Роман Шарковський" w:date="2023-03-12T15:59:00Z"/>
          <w:sz w:val="28"/>
          <w:szCs w:val="28"/>
          <w:lang w:val="en-US"/>
          <w:rPrChange w:id="2352" w:author="Роман Шарковський" w:date="2023-04-20T19:25:00Z">
            <w:rPr>
              <w:del w:id="2353" w:author="Роман Шарковський" w:date="2023-03-12T15:59:00Z"/>
              <w:lang w:val="en-US"/>
            </w:rPr>
          </w:rPrChange>
        </w:rPr>
        <w:pPrChange w:id="2354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2355" w:author="Роман Шарковський" w:date="2023-03-12T15:59:00Z">
        <w:r w:rsidRPr="002F6008" w:rsidDel="004E22D2">
          <w:rPr>
            <w:sz w:val="28"/>
            <w:szCs w:val="28"/>
            <w:lang w:val="en-US"/>
            <w:rPrChange w:id="2356" w:author="Роман Шарковський" w:date="2023-04-20T19:25:00Z">
              <w:rPr>
                <w:lang w:val="en-US"/>
              </w:rPr>
            </w:rPrChange>
          </w:rPr>
          <w:delText xml:space="preserve">  </w:delText>
        </w:r>
        <w:r w:rsidRPr="002F6008" w:rsidDel="004E22D2">
          <w:rPr>
            <w:noProof/>
            <w:sz w:val="28"/>
            <w:szCs w:val="28"/>
            <w:lang w:val="en-US"/>
            <w:rPrChange w:id="2357" w:author="Роман Шарковський" w:date="2023-04-20T19:25:00Z">
              <w:rPr>
                <w:noProof/>
                <w:lang w:val="en-US"/>
              </w:rPr>
            </w:rPrChange>
          </w:rPr>
          <w:drawing>
            <wp:inline distT="0" distB="0" distL="0" distR="0" wp14:anchorId="36CA7B6A" wp14:editId="10ED5C70">
              <wp:extent cx="6049219" cy="685896"/>
              <wp:effectExtent l="0" t="0" r="0" b="0"/>
              <wp:docPr id="103" name="Picture 1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49219" cy="685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191A512" w14:textId="12FBEF0D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358" w:author="Роман Шарковський" w:date="2023-03-12T15:59:00Z"/>
          <w:sz w:val="28"/>
          <w:szCs w:val="28"/>
          <w:rPrChange w:id="2359" w:author="Роман Шарковський" w:date="2023-04-20T19:25:00Z">
            <w:rPr>
              <w:del w:id="2360" w:author="Роман Шарковський" w:date="2023-03-12T15:59:00Z"/>
            </w:rPr>
          </w:rPrChange>
        </w:rPr>
        <w:pPrChange w:id="2361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362" w:author="Роман Шарковський" w:date="2023-03-12T15:59:00Z">
        <w:r w:rsidRPr="002F6008" w:rsidDel="004E22D2">
          <w:rPr>
            <w:sz w:val="28"/>
            <w:szCs w:val="28"/>
            <w:rPrChange w:id="2363" w:author="Роман Шарковський" w:date="2023-04-20T19:25:00Z">
              <w:rPr/>
            </w:rPrChange>
          </w:rPr>
          <w:delText>Рис. 3.10 Рекурсивне виведення у файл</w:delText>
        </w:r>
      </w:del>
    </w:p>
    <w:p w14:paraId="1080889A" w14:textId="660E7719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364" w:author="Роман Шарковський" w:date="2023-03-12T15:59:00Z"/>
          <w:sz w:val="28"/>
          <w:szCs w:val="28"/>
          <w:rPrChange w:id="2365" w:author="Роман Шарковський" w:date="2023-04-20T19:25:00Z">
            <w:rPr>
              <w:del w:id="2366" w:author="Роман Шарковський" w:date="2023-03-12T15:59:00Z"/>
            </w:rPr>
          </w:rPrChange>
        </w:rPr>
        <w:pPrChange w:id="2367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</w:p>
    <w:p w14:paraId="1A93F5E8" w14:textId="13313802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368" w:author="Роман Шарковський" w:date="2023-03-12T15:59:00Z"/>
          <w:sz w:val="28"/>
          <w:szCs w:val="28"/>
          <w:rPrChange w:id="2369" w:author="Роман Шарковський" w:date="2023-04-20T19:25:00Z">
            <w:rPr>
              <w:del w:id="2370" w:author="Роман Шарковський" w:date="2023-03-12T15:59:00Z"/>
            </w:rPr>
          </w:rPrChange>
        </w:rPr>
        <w:pPrChange w:id="2371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2372" w:author="Роман Шарковський" w:date="2023-03-12T15:59:00Z">
        <w:r w:rsidRPr="002F6008" w:rsidDel="004E22D2">
          <w:rPr>
            <w:sz w:val="28"/>
            <w:szCs w:val="28"/>
            <w:rPrChange w:id="2373" w:author="Роман Шарковський" w:date="2023-04-20T19:25:00Z">
              <w:rPr/>
            </w:rPrChange>
          </w:rPr>
          <w:delText xml:space="preserve">Перевіримо вміст файлу за допомогою команди </w:delText>
        </w:r>
        <w:r w:rsidRPr="002F6008" w:rsidDel="004E22D2">
          <w:rPr>
            <w:sz w:val="28"/>
            <w:szCs w:val="28"/>
            <w:lang w:val="en-US"/>
            <w:rPrChange w:id="2374" w:author="Роман Шарковський" w:date="2023-04-20T19:25:00Z">
              <w:rPr>
                <w:lang w:val="en-US"/>
              </w:rPr>
            </w:rPrChange>
          </w:rPr>
          <w:delText>cat</w:delText>
        </w:r>
        <w:r w:rsidRPr="002F6008" w:rsidDel="004E22D2">
          <w:rPr>
            <w:sz w:val="28"/>
            <w:szCs w:val="28"/>
            <w:rPrChange w:id="2375" w:author="Роман Шарковський" w:date="2023-04-20T19:25:00Z">
              <w:rPr/>
            </w:rPrChange>
          </w:rPr>
          <w:delText>:</w:delText>
        </w:r>
      </w:del>
    </w:p>
    <w:p w14:paraId="3B35791B" w14:textId="69F0A9AD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376" w:author="Роман Шарковський" w:date="2023-03-12T15:59:00Z"/>
          <w:sz w:val="28"/>
          <w:szCs w:val="28"/>
          <w:rPrChange w:id="2377" w:author="Роман Шарковський" w:date="2023-04-20T19:25:00Z">
            <w:rPr>
              <w:del w:id="2378" w:author="Роман Шарковський" w:date="2023-03-12T15:59:00Z"/>
            </w:rPr>
          </w:rPrChange>
        </w:rPr>
        <w:pPrChange w:id="2379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380" w:author="Роман Шарковський" w:date="2023-03-12T15:59:00Z">
        <w:r w:rsidRPr="002F6008" w:rsidDel="004E22D2">
          <w:rPr>
            <w:noProof/>
            <w:sz w:val="28"/>
            <w:szCs w:val="28"/>
            <w:rPrChange w:id="2381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7A8FF3E7" wp14:editId="41C50381">
              <wp:extent cx="6365330" cy="3200400"/>
              <wp:effectExtent l="0" t="0" r="0" b="0"/>
              <wp:docPr id="104" name="Picture 10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69"/>
                      <a:srcRect b="3905"/>
                      <a:stretch/>
                    </pic:blipFill>
                    <pic:spPr bwMode="auto">
                      <a:xfrm>
                        <a:off x="0" y="0"/>
                        <a:ext cx="6370013" cy="320275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28632A79" w14:textId="2BD66B0D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382" w:author="Роман Шарковський" w:date="2023-03-12T15:59:00Z"/>
          <w:sz w:val="28"/>
          <w:szCs w:val="28"/>
          <w:rPrChange w:id="2383" w:author="Роман Шарковський" w:date="2023-04-20T19:25:00Z">
            <w:rPr>
              <w:del w:id="2384" w:author="Роман Шарковський" w:date="2023-03-12T15:59:00Z"/>
            </w:rPr>
          </w:rPrChange>
        </w:rPr>
        <w:pPrChange w:id="2385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386" w:author="Роман Шарковський" w:date="2023-03-12T15:59:00Z">
        <w:r w:rsidRPr="002F6008" w:rsidDel="004E22D2">
          <w:rPr>
            <w:sz w:val="28"/>
            <w:szCs w:val="28"/>
            <w:rPrChange w:id="2387" w:author="Роман Шарковський" w:date="2023-04-20T19:25:00Z">
              <w:rPr/>
            </w:rPrChange>
          </w:rPr>
          <w:delText>Рис. 3.11 Вміст файлу ( неповний)</w:delText>
        </w:r>
      </w:del>
    </w:p>
    <w:p w14:paraId="55B1FF86" w14:textId="5BD5935C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388" w:author="Роман Шарковський" w:date="2023-03-12T15:59:00Z"/>
          <w:sz w:val="28"/>
          <w:szCs w:val="28"/>
          <w:rPrChange w:id="2389" w:author="Роман Шарковський" w:date="2023-04-20T19:25:00Z">
            <w:rPr>
              <w:del w:id="2390" w:author="Роман Шарковський" w:date="2023-03-12T15:59:00Z"/>
            </w:rPr>
          </w:rPrChange>
        </w:rPr>
        <w:pPrChange w:id="2391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</w:p>
    <w:p w14:paraId="509F9CC0" w14:textId="6EDC9312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392" w:author="Роман Шарковський" w:date="2023-03-12T15:59:00Z"/>
          <w:sz w:val="28"/>
          <w:szCs w:val="28"/>
          <w:rPrChange w:id="2393" w:author="Роман Шарковський" w:date="2023-04-20T19:25:00Z">
            <w:rPr>
              <w:del w:id="2394" w:author="Роман Шарковський" w:date="2023-03-12T15:59:00Z"/>
            </w:rPr>
          </w:rPrChange>
        </w:rPr>
        <w:pPrChange w:id="2395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hanging="360"/>
          </w:pPr>
        </w:pPrChange>
      </w:pPr>
      <w:del w:id="2396" w:author="Роман Шарковський" w:date="2023-03-12T15:59:00Z">
        <w:r w:rsidRPr="002F6008" w:rsidDel="004E22D2">
          <w:rPr>
            <w:sz w:val="28"/>
            <w:szCs w:val="28"/>
            <w:lang w:val="en-US"/>
            <w:rPrChange w:id="2397" w:author="Роман Шарковський" w:date="2023-04-20T19:25:00Z">
              <w:rPr>
                <w:lang w:val="en-US"/>
              </w:rPr>
            </w:rPrChange>
          </w:rPr>
          <w:delText xml:space="preserve">du -h </w:delText>
        </w:r>
        <w:r w:rsidRPr="002F6008" w:rsidDel="004E22D2">
          <w:rPr>
            <w:sz w:val="28"/>
            <w:szCs w:val="28"/>
            <w:rPrChange w:id="2398" w:author="Роман Шарковський" w:date="2023-04-20T19:25:00Z">
              <w:rPr/>
            </w:rPrChange>
          </w:rPr>
          <w:delText>– для виведення розміру для людського розуміння:</w:delText>
        </w:r>
      </w:del>
    </w:p>
    <w:p w14:paraId="244E7420" w14:textId="377AC328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399" w:author="Роман Шарковський" w:date="2023-03-12T15:59:00Z"/>
          <w:sz w:val="28"/>
          <w:szCs w:val="28"/>
          <w:rPrChange w:id="2400" w:author="Роман Шарковський" w:date="2023-04-20T19:25:00Z">
            <w:rPr>
              <w:del w:id="2401" w:author="Роман Шарковський" w:date="2023-03-12T15:59:00Z"/>
            </w:rPr>
          </w:rPrChange>
        </w:rPr>
        <w:pPrChange w:id="2402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2403" w:author="Роман Шарковський" w:date="2023-03-12T15:59:00Z">
        <w:r w:rsidRPr="002F6008" w:rsidDel="004E22D2">
          <w:rPr>
            <w:noProof/>
            <w:sz w:val="28"/>
            <w:szCs w:val="28"/>
            <w:rPrChange w:id="2404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3FA421F5" wp14:editId="2D41D0F8">
              <wp:extent cx="6299835" cy="566420"/>
              <wp:effectExtent l="0" t="0" r="5715" b="5080"/>
              <wp:docPr id="105" name="Picture 1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566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FD77B1B" w14:textId="6AAE3C6B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405" w:author="Роман Шарковський" w:date="2023-03-12T15:59:00Z"/>
          <w:sz w:val="28"/>
          <w:szCs w:val="28"/>
          <w:rPrChange w:id="2406" w:author="Роман Шарковський" w:date="2023-04-20T19:25:00Z">
            <w:rPr>
              <w:del w:id="2407" w:author="Роман Шарковський" w:date="2023-03-12T15:59:00Z"/>
            </w:rPr>
          </w:rPrChange>
        </w:rPr>
        <w:pPrChange w:id="2408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409" w:author="Роман Шарковський" w:date="2023-03-12T15:59:00Z">
        <w:r w:rsidRPr="002F6008" w:rsidDel="004E22D2">
          <w:rPr>
            <w:sz w:val="28"/>
            <w:szCs w:val="28"/>
            <w:rPrChange w:id="2410" w:author="Роман Шарковський" w:date="2023-04-20T19:25:00Z">
              <w:rPr/>
            </w:rPrChange>
          </w:rPr>
          <w:delText xml:space="preserve">Рис. 3.12 Результат виконання команд </w:delText>
        </w:r>
        <w:r w:rsidRPr="002F6008" w:rsidDel="004E22D2">
          <w:rPr>
            <w:sz w:val="28"/>
            <w:szCs w:val="28"/>
            <w:lang w:val="en-US"/>
            <w:rPrChange w:id="2411" w:author="Роман Шарковський" w:date="2023-04-20T19:25:00Z">
              <w:rPr>
                <w:lang w:val="en-US"/>
              </w:rPr>
            </w:rPrChange>
          </w:rPr>
          <w:delText xml:space="preserve">du </w:delText>
        </w:r>
      </w:del>
    </w:p>
    <w:p w14:paraId="395D4BBE" w14:textId="3950BD52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412" w:author="Роман Шарковський" w:date="2023-03-12T15:59:00Z"/>
          <w:sz w:val="28"/>
          <w:szCs w:val="28"/>
          <w:rPrChange w:id="2413" w:author="Роман Шарковський" w:date="2023-04-20T19:25:00Z">
            <w:rPr>
              <w:del w:id="2414" w:author="Роман Шарковський" w:date="2023-03-12T15:59:00Z"/>
            </w:rPr>
          </w:rPrChange>
        </w:rPr>
        <w:pPrChange w:id="2415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</w:p>
    <w:p w14:paraId="34C3D9FE" w14:textId="48F45241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416" w:author="Роман Шарковський" w:date="2023-03-12T15:59:00Z"/>
          <w:sz w:val="28"/>
          <w:szCs w:val="28"/>
          <w:lang w:val="en-US"/>
          <w:rPrChange w:id="2417" w:author="Роман Шарковський" w:date="2023-04-20T19:25:00Z">
            <w:rPr>
              <w:del w:id="2418" w:author="Роман Шарковський" w:date="2023-03-12T15:59:00Z"/>
              <w:lang w:val="en-US"/>
            </w:rPr>
          </w:rPrChange>
        </w:rPr>
        <w:pPrChange w:id="2419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  <w:del w:id="2420" w:author="Роман Шарковський" w:date="2023-03-12T15:59:00Z">
        <w:r w:rsidRPr="002F6008" w:rsidDel="004E22D2">
          <w:rPr>
            <w:sz w:val="28"/>
            <w:szCs w:val="28"/>
            <w:rPrChange w:id="2421" w:author="Роман Шарковський" w:date="2023-04-20T19:25:00Z">
              <w:rPr/>
            </w:rPrChange>
          </w:rPr>
          <w:delText>Як видно із зображення, параметр</w:delText>
        </w:r>
        <w:r w:rsidRPr="002F6008" w:rsidDel="004E22D2">
          <w:rPr>
            <w:sz w:val="28"/>
            <w:szCs w:val="28"/>
            <w:lang w:val="en-US"/>
            <w:rPrChange w:id="2422" w:author="Роман Шарковський" w:date="2023-04-20T19:25:00Z">
              <w:rPr>
                <w:lang w:val="en-US"/>
              </w:rPr>
            </w:rPrChange>
          </w:rPr>
          <w:delText xml:space="preserve"> -h </w:delText>
        </w:r>
        <w:r w:rsidRPr="002F6008" w:rsidDel="004E22D2">
          <w:rPr>
            <w:sz w:val="28"/>
            <w:szCs w:val="28"/>
            <w:rPrChange w:id="2423" w:author="Роман Шарковський" w:date="2023-04-20T19:25:00Z">
              <w:rPr/>
            </w:rPrChange>
          </w:rPr>
          <w:delText>додав до значення розміру одиниці вимірювання (</w:delText>
        </w:r>
        <w:r w:rsidRPr="002F6008" w:rsidDel="004E22D2">
          <w:rPr>
            <w:sz w:val="28"/>
            <w:szCs w:val="28"/>
            <w:lang w:val="en-US"/>
            <w:rPrChange w:id="2424" w:author="Роман Шарковський" w:date="2023-04-20T19:25:00Z">
              <w:rPr>
                <w:lang w:val="en-US"/>
              </w:rPr>
            </w:rPrChange>
          </w:rPr>
          <w:delText>K)</w:delText>
        </w:r>
      </w:del>
    </w:p>
    <w:p w14:paraId="418BC8BD" w14:textId="60045623" w:rsidR="007D722B" w:rsidRPr="002F6008" w:rsidDel="004E22D2" w:rsidRDefault="007D722B">
      <w:pPr>
        <w:pStyle w:val="ListParagraph"/>
        <w:spacing w:after="200" w:line="360" w:lineRule="auto"/>
        <w:ind w:left="567" w:hanging="567"/>
        <w:rPr>
          <w:del w:id="2425" w:author="Роман Шарковський" w:date="2023-03-12T15:59:00Z"/>
          <w:sz w:val="28"/>
          <w:szCs w:val="28"/>
          <w:lang w:val="en-US"/>
          <w:rPrChange w:id="2426" w:author="Роман Шарковський" w:date="2023-04-20T19:25:00Z">
            <w:rPr>
              <w:del w:id="2427" w:author="Роман Шарковський" w:date="2023-03-12T15:59:00Z"/>
              <w:lang w:val="en-US"/>
            </w:rPr>
          </w:rPrChange>
        </w:rPr>
        <w:pPrChange w:id="2428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</w:p>
    <w:p w14:paraId="2C90166F" w14:textId="7581E685" w:rsidR="009A3FDB" w:rsidRPr="002F6008" w:rsidDel="004E22D2" w:rsidRDefault="009A3FDB">
      <w:pPr>
        <w:pStyle w:val="ListParagraph"/>
        <w:spacing w:after="200" w:line="360" w:lineRule="auto"/>
        <w:ind w:left="567" w:hanging="567"/>
        <w:rPr>
          <w:del w:id="2429" w:author="Роман Шарковський" w:date="2023-03-12T15:59:00Z"/>
          <w:sz w:val="28"/>
          <w:szCs w:val="28"/>
          <w:lang w:val="en-US"/>
          <w:rPrChange w:id="2430" w:author="Роман Шарковський" w:date="2023-04-20T19:25:00Z">
            <w:rPr>
              <w:del w:id="2431" w:author="Роман Шарковський" w:date="2023-03-12T15:59:00Z"/>
              <w:lang w:val="en-US"/>
            </w:rPr>
          </w:rPrChange>
        </w:rPr>
        <w:pPrChange w:id="2432" w:author="Роман Шарковський" w:date="2023-04-20T20:26:00Z">
          <w:pPr>
            <w:pStyle w:val="ListParagraph"/>
            <w:numPr>
              <w:numId w:val="37"/>
            </w:numPr>
            <w:spacing w:line="360" w:lineRule="auto"/>
            <w:ind w:left="567" w:hanging="360"/>
          </w:pPr>
        </w:pPrChange>
      </w:pPr>
      <w:del w:id="2433" w:author="Роман Шарковський" w:date="2023-03-12T15:59:00Z">
        <w:r w:rsidRPr="002F6008" w:rsidDel="004E22D2">
          <w:rPr>
            <w:sz w:val="28"/>
            <w:szCs w:val="28"/>
            <w:rPrChange w:id="2434" w:author="Роман Шарковський" w:date="2023-04-20T19:25:00Z">
              <w:rPr/>
            </w:rPrChange>
          </w:rPr>
          <w:delText xml:space="preserve">Для пошуку за розміром використовуємо команду </w:delText>
        </w:r>
        <w:r w:rsidRPr="002F6008" w:rsidDel="004E22D2">
          <w:rPr>
            <w:sz w:val="28"/>
            <w:szCs w:val="28"/>
            <w:lang w:val="en-US"/>
            <w:rPrChange w:id="2435" w:author="Роман Шарковський" w:date="2023-04-20T19:25:00Z">
              <w:rPr>
                <w:lang w:val="en-US"/>
              </w:rPr>
            </w:rPrChange>
          </w:rPr>
          <w:delText xml:space="preserve">find </w:delText>
        </w:r>
        <w:r w:rsidRPr="002F6008" w:rsidDel="004E22D2">
          <w:rPr>
            <w:sz w:val="28"/>
            <w:szCs w:val="28"/>
            <w:rPrChange w:id="2436" w:author="Роман Шарковський" w:date="2023-04-20T19:25:00Z">
              <w:rPr/>
            </w:rPrChange>
          </w:rPr>
          <w:delText xml:space="preserve">з параметром </w:delText>
        </w:r>
        <w:r w:rsidRPr="002F6008" w:rsidDel="004E22D2">
          <w:rPr>
            <w:sz w:val="28"/>
            <w:szCs w:val="28"/>
            <w:lang w:val="en-US"/>
            <w:rPrChange w:id="2437" w:author="Роман Шарковський" w:date="2023-04-20T19:25:00Z">
              <w:rPr>
                <w:lang w:val="en-US"/>
              </w:rPr>
            </w:rPrChange>
          </w:rPr>
          <w:delText>-size:</w:delText>
        </w:r>
      </w:del>
    </w:p>
    <w:p w14:paraId="7BED1217" w14:textId="2E7A3CF3" w:rsidR="007D722B" w:rsidRPr="002F6008" w:rsidDel="004E22D2" w:rsidRDefault="009A3FDB">
      <w:pPr>
        <w:pStyle w:val="ListParagraph"/>
        <w:spacing w:after="200" w:line="360" w:lineRule="auto"/>
        <w:ind w:left="567" w:hanging="567"/>
        <w:rPr>
          <w:del w:id="2438" w:author="Роман Шарковський" w:date="2023-03-12T15:59:00Z"/>
          <w:sz w:val="28"/>
          <w:szCs w:val="28"/>
          <w:rPrChange w:id="2439" w:author="Роман Шарковський" w:date="2023-04-20T19:25:00Z">
            <w:rPr>
              <w:del w:id="2440" w:author="Роман Шарковський" w:date="2023-03-12T15:59:00Z"/>
            </w:rPr>
          </w:rPrChange>
        </w:rPr>
        <w:pPrChange w:id="2441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442" w:author="Роман Шарковський" w:date="2023-03-12T15:59:00Z">
        <w:r w:rsidRPr="002F6008" w:rsidDel="004E22D2">
          <w:rPr>
            <w:noProof/>
            <w:sz w:val="28"/>
            <w:szCs w:val="28"/>
            <w:rPrChange w:id="2443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00393FF5" wp14:editId="29D01748">
              <wp:extent cx="6299835" cy="538480"/>
              <wp:effectExtent l="0" t="0" r="5715" b="0"/>
              <wp:docPr id="106" name="Picture 1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538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7633B030" w14:textId="48B96A15" w:rsidR="009A3FDB" w:rsidRPr="002F6008" w:rsidDel="004E22D2" w:rsidRDefault="009A3FDB">
      <w:pPr>
        <w:pStyle w:val="ListParagraph"/>
        <w:spacing w:after="200" w:line="360" w:lineRule="auto"/>
        <w:ind w:left="567" w:hanging="567"/>
        <w:rPr>
          <w:del w:id="2444" w:author="Роман Шарковський" w:date="2023-03-12T15:59:00Z"/>
          <w:sz w:val="28"/>
          <w:szCs w:val="28"/>
          <w:rPrChange w:id="2445" w:author="Роман Шарковський" w:date="2023-04-20T19:25:00Z">
            <w:rPr>
              <w:del w:id="2446" w:author="Роман Шарковський" w:date="2023-03-12T15:59:00Z"/>
            </w:rPr>
          </w:rPrChange>
        </w:rPr>
        <w:pPrChange w:id="2447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448" w:author="Роман Шарковський" w:date="2023-03-12T15:59:00Z">
        <w:r w:rsidRPr="002F6008" w:rsidDel="004E22D2">
          <w:rPr>
            <w:sz w:val="28"/>
            <w:szCs w:val="28"/>
            <w:rPrChange w:id="2449" w:author="Роман Шарковський" w:date="2023-04-20T19:25:00Z">
              <w:rPr/>
            </w:rPrChange>
          </w:rPr>
          <w:delText>Рис. 3.13 Результат виконання команди пошуку за розміром</w:delText>
        </w:r>
      </w:del>
    </w:p>
    <w:p w14:paraId="00F9D48A" w14:textId="0C279387" w:rsidR="009A3FDB" w:rsidRPr="002F6008" w:rsidDel="004E22D2" w:rsidRDefault="009A3FDB">
      <w:pPr>
        <w:pStyle w:val="ListParagraph"/>
        <w:spacing w:after="200" w:line="360" w:lineRule="auto"/>
        <w:ind w:left="567" w:hanging="567"/>
        <w:rPr>
          <w:del w:id="2450" w:author="Роман Шарковський" w:date="2023-03-12T15:59:00Z"/>
          <w:sz w:val="28"/>
          <w:szCs w:val="28"/>
          <w:rPrChange w:id="2451" w:author="Роман Шарковський" w:date="2023-04-20T19:25:00Z">
            <w:rPr>
              <w:del w:id="2452" w:author="Роман Шарковський" w:date="2023-03-12T15:59:00Z"/>
            </w:rPr>
          </w:rPrChange>
        </w:rPr>
        <w:pPrChange w:id="2453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</w:p>
    <w:p w14:paraId="5012C9C6" w14:textId="60D803CF" w:rsidR="009A3FDB" w:rsidRPr="002F6008" w:rsidDel="004E22D2" w:rsidRDefault="009A3FDB">
      <w:pPr>
        <w:pStyle w:val="ListParagraph"/>
        <w:spacing w:line="360" w:lineRule="auto"/>
        <w:ind w:left="567" w:hanging="567"/>
        <w:rPr>
          <w:del w:id="2454" w:author="Роман Шарковський" w:date="2023-03-12T15:59:00Z"/>
          <w:b/>
          <w:bCs/>
          <w:i/>
          <w:iCs/>
          <w:color w:val="9BBB59" w:themeColor="accent3"/>
          <w:sz w:val="28"/>
          <w:szCs w:val="28"/>
          <w:lang w:eastAsia="ru-RU"/>
          <w:rPrChange w:id="2455" w:author="Роман Шарковський" w:date="2023-04-20T19:25:00Z">
            <w:rPr>
              <w:del w:id="2456" w:author="Роман Шарковський" w:date="2023-03-12T15:59:00Z"/>
              <w:b/>
              <w:bCs/>
              <w:i/>
              <w:iCs/>
              <w:color w:val="9BBB59" w:themeColor="accent3"/>
              <w:lang w:eastAsia="ru-RU"/>
            </w:rPr>
          </w:rPrChange>
        </w:rPr>
        <w:pPrChange w:id="2457" w:author="Роман Шарковський" w:date="2023-04-20T20:26:00Z">
          <w:pPr>
            <w:spacing w:line="360" w:lineRule="auto"/>
            <w:ind w:firstLine="709"/>
            <w:jc w:val="both"/>
          </w:pPr>
        </w:pPrChange>
      </w:pPr>
      <w:del w:id="2458" w:author="Роман Шарковський" w:date="2023-03-12T15:59:00Z">
        <w:r w:rsidRPr="002F6008" w:rsidDel="004E22D2">
          <w:rPr>
            <w:b/>
            <w:bCs/>
            <w:i/>
            <w:iCs/>
            <w:color w:val="9BBB59" w:themeColor="accent3"/>
            <w:sz w:val="28"/>
            <w:szCs w:val="28"/>
            <w:lang w:eastAsia="ru-RU"/>
            <w:rPrChange w:id="2459" w:author="Роман Шарковський" w:date="2023-04-20T19:25:00Z">
              <w:rPr>
                <w:b/>
                <w:bCs/>
                <w:i/>
                <w:iCs/>
                <w:color w:val="9BBB59" w:themeColor="accent3"/>
                <w:lang w:eastAsia="ru-RU"/>
              </w:rPr>
            </w:rPrChange>
          </w:rPr>
          <w:delText>Завдання 1.4</w:delText>
        </w:r>
      </w:del>
    </w:p>
    <w:p w14:paraId="4CB1DF35" w14:textId="365B4AD8" w:rsidR="009A3FDB" w:rsidRPr="002F6008" w:rsidDel="004E22D2" w:rsidRDefault="009A3FDB">
      <w:pPr>
        <w:pStyle w:val="ListParagraph"/>
        <w:spacing w:after="200" w:line="360" w:lineRule="auto"/>
        <w:ind w:left="567" w:hanging="567"/>
        <w:rPr>
          <w:del w:id="2460" w:author="Роман Шарковський" w:date="2023-03-12T15:59:00Z"/>
          <w:sz w:val="28"/>
          <w:szCs w:val="28"/>
          <w:rPrChange w:id="2461" w:author="Роман Шарковський" w:date="2023-04-20T19:25:00Z">
            <w:rPr>
              <w:del w:id="2462" w:author="Роман Шарковський" w:date="2023-03-12T15:59:00Z"/>
            </w:rPr>
          </w:rPrChange>
        </w:rPr>
        <w:pPrChange w:id="2463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464" w:author="Роман Шарковський" w:date="2023-03-12T15:59:00Z">
        <w:r w:rsidRPr="002F6008" w:rsidDel="004E22D2">
          <w:rPr>
            <w:noProof/>
            <w:sz w:val="28"/>
            <w:szCs w:val="28"/>
            <w:rPrChange w:id="2465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0A99FC64" wp14:editId="456D0F66">
              <wp:extent cx="6299835" cy="1415415"/>
              <wp:effectExtent l="0" t="0" r="5715" b="0"/>
              <wp:docPr id="107" name="Picture 10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835" cy="14154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554D7C17" w14:textId="79BABF27" w:rsidR="009A3FDB" w:rsidRPr="002F6008" w:rsidDel="004E22D2" w:rsidRDefault="009A3FDB">
      <w:pPr>
        <w:pStyle w:val="ListParagraph"/>
        <w:spacing w:after="200" w:line="360" w:lineRule="auto"/>
        <w:ind w:left="567" w:hanging="567"/>
        <w:rPr>
          <w:del w:id="2466" w:author="Роман Шарковський" w:date="2023-03-12T15:59:00Z"/>
          <w:sz w:val="28"/>
          <w:szCs w:val="28"/>
          <w:rPrChange w:id="2467" w:author="Роман Шарковський" w:date="2023-04-20T19:25:00Z">
            <w:rPr>
              <w:del w:id="2468" w:author="Роман Шарковський" w:date="2023-03-12T15:59:00Z"/>
            </w:rPr>
          </w:rPrChange>
        </w:rPr>
        <w:pPrChange w:id="2469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  <w:del w:id="2470" w:author="Роман Шарковський" w:date="2023-03-12T15:59:00Z">
        <w:r w:rsidRPr="002F6008" w:rsidDel="004E22D2">
          <w:rPr>
            <w:sz w:val="28"/>
            <w:szCs w:val="28"/>
            <w:rPrChange w:id="2471" w:author="Роман Шарковський" w:date="2023-04-20T19:25:00Z">
              <w:rPr/>
            </w:rPrChange>
          </w:rPr>
          <w:delText>Рис. 4.1 Скриншот завдання</w:delText>
        </w:r>
      </w:del>
    </w:p>
    <w:p w14:paraId="5F307640" w14:textId="0C4439F3" w:rsidR="009A3FDB" w:rsidRPr="002F6008" w:rsidDel="004E22D2" w:rsidRDefault="009A3FDB">
      <w:pPr>
        <w:pStyle w:val="ListParagraph"/>
        <w:spacing w:after="200" w:line="360" w:lineRule="auto"/>
        <w:ind w:left="567" w:hanging="567"/>
        <w:rPr>
          <w:del w:id="2472" w:author="Роман Шарковський" w:date="2023-03-12T15:59:00Z"/>
          <w:sz w:val="28"/>
          <w:szCs w:val="28"/>
          <w:rPrChange w:id="2473" w:author="Роман Шарковський" w:date="2023-04-20T19:25:00Z">
            <w:rPr>
              <w:del w:id="2474" w:author="Роман Шарковський" w:date="2023-03-12T15:59:00Z"/>
            </w:rPr>
          </w:rPrChange>
        </w:rPr>
        <w:pPrChange w:id="2475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</w:p>
    <w:p w14:paraId="03319D25" w14:textId="1D4160D0" w:rsidR="00CC3765" w:rsidRPr="002F6008" w:rsidDel="004E22D2" w:rsidRDefault="009A3FDB">
      <w:pPr>
        <w:pStyle w:val="ListParagraph"/>
        <w:spacing w:after="200" w:line="360" w:lineRule="auto"/>
        <w:ind w:left="567" w:hanging="567"/>
        <w:rPr>
          <w:del w:id="2476" w:author="Роман Шарковський" w:date="2023-03-12T15:59:00Z"/>
          <w:sz w:val="28"/>
          <w:szCs w:val="28"/>
          <w:rPrChange w:id="2477" w:author="Роман Шарковський" w:date="2023-04-20T19:25:00Z">
            <w:rPr>
              <w:del w:id="2478" w:author="Роман Шарковський" w:date="2023-03-12T15:59:00Z"/>
            </w:rPr>
          </w:rPrChange>
        </w:rPr>
        <w:pPrChange w:id="2479" w:author="Роман Шарковський" w:date="2023-04-20T20:26:00Z">
          <w:pPr>
            <w:pStyle w:val="ListParagraph"/>
            <w:numPr>
              <w:numId w:val="40"/>
            </w:numPr>
            <w:spacing w:line="360" w:lineRule="auto"/>
            <w:ind w:hanging="360"/>
          </w:pPr>
        </w:pPrChange>
      </w:pPr>
      <w:del w:id="2480" w:author="Роман Шарковський" w:date="2023-03-12T15:59:00Z">
        <w:r w:rsidRPr="002F6008" w:rsidDel="004E22D2">
          <w:rPr>
            <w:sz w:val="28"/>
            <w:szCs w:val="28"/>
            <w:rPrChange w:id="2481" w:author="Роман Шарковський" w:date="2023-04-20T19:25:00Z">
              <w:rPr/>
            </w:rPrChange>
          </w:rPr>
          <w:delText xml:space="preserve">Для вилучення файлів </w:delText>
        </w:r>
        <w:r w:rsidR="00CC3765" w:rsidRPr="002F6008" w:rsidDel="004E22D2">
          <w:rPr>
            <w:sz w:val="28"/>
            <w:szCs w:val="28"/>
            <w:rPrChange w:id="2482" w:author="Роман Шарковський" w:date="2023-04-20T19:25:00Z">
              <w:rPr/>
            </w:rPrChange>
          </w:rPr>
          <w:delText xml:space="preserve">зі словом </w:delText>
        </w:r>
        <w:r w:rsidR="00CC3765" w:rsidRPr="002F6008" w:rsidDel="004E22D2">
          <w:rPr>
            <w:sz w:val="28"/>
            <w:szCs w:val="28"/>
            <w:lang w:val="en-US"/>
            <w:rPrChange w:id="2483" w:author="Роман Шарковський" w:date="2023-04-20T19:25:00Z">
              <w:rPr>
                <w:lang w:val="en-US"/>
              </w:rPr>
            </w:rPrChange>
          </w:rPr>
          <w:delText xml:space="preserve">file </w:delText>
        </w:r>
        <w:r w:rsidR="00CC3765" w:rsidRPr="002F6008" w:rsidDel="004E22D2">
          <w:rPr>
            <w:sz w:val="28"/>
            <w:szCs w:val="28"/>
            <w:rPrChange w:id="2484" w:author="Роман Шарковський" w:date="2023-04-20T19:25:00Z">
              <w:rPr/>
            </w:rPrChange>
          </w:rPr>
          <w:delText xml:space="preserve">виконуємо команду </w:delText>
        </w:r>
        <w:r w:rsidR="00CC3765" w:rsidRPr="002F6008" w:rsidDel="004E22D2">
          <w:rPr>
            <w:sz w:val="28"/>
            <w:szCs w:val="28"/>
            <w:lang w:val="en-US"/>
            <w:rPrChange w:id="2485" w:author="Роман Шарковський" w:date="2023-04-20T19:25:00Z">
              <w:rPr>
                <w:lang w:val="en-US"/>
              </w:rPr>
            </w:rPrChange>
          </w:rPr>
          <w:delText xml:space="preserve">sudo find ./ -type f -delete -name “*file*”. </w:delText>
        </w:r>
        <w:r w:rsidR="00CC3765" w:rsidRPr="002F6008" w:rsidDel="004E22D2">
          <w:rPr>
            <w:sz w:val="28"/>
            <w:szCs w:val="28"/>
            <w:rPrChange w:id="2486" w:author="Роман Шарковський" w:date="2023-04-20T19:25:00Z">
              <w:rPr/>
            </w:rPrChange>
          </w:rPr>
          <w:delText xml:space="preserve">Після видалення перевіримо, чи зникли файли за допомогою команди </w:delText>
        </w:r>
        <w:r w:rsidR="00CC3765" w:rsidRPr="002F6008" w:rsidDel="004E22D2">
          <w:rPr>
            <w:sz w:val="28"/>
            <w:szCs w:val="28"/>
            <w:lang w:val="en-US"/>
            <w:rPrChange w:id="2487" w:author="Роман Шарковський" w:date="2023-04-20T19:25:00Z">
              <w:rPr>
                <w:lang w:val="en-US"/>
              </w:rPr>
            </w:rPrChange>
          </w:rPr>
          <w:delText>tree:</w:delText>
        </w:r>
      </w:del>
    </w:p>
    <w:p w14:paraId="19FA6532" w14:textId="04795E70" w:rsidR="00CC3765" w:rsidRPr="002F6008" w:rsidDel="004E22D2" w:rsidRDefault="00CC3765">
      <w:pPr>
        <w:pStyle w:val="ListParagraph"/>
        <w:spacing w:line="360" w:lineRule="auto"/>
        <w:ind w:left="567" w:hanging="567"/>
        <w:rPr>
          <w:del w:id="2488" w:author="Роман Шарковський" w:date="2023-03-12T15:59:00Z"/>
          <w:sz w:val="28"/>
          <w:szCs w:val="28"/>
          <w:rPrChange w:id="2489" w:author="Роман Шарковський" w:date="2023-04-20T19:25:00Z">
            <w:rPr>
              <w:del w:id="2490" w:author="Роман Шарковський" w:date="2023-03-12T15:59:00Z"/>
            </w:rPr>
          </w:rPrChange>
        </w:rPr>
        <w:pPrChange w:id="2491" w:author="Роман Шарковський" w:date="2023-04-20T20:26:00Z">
          <w:pPr>
            <w:spacing w:line="360" w:lineRule="auto"/>
          </w:pPr>
        </w:pPrChange>
      </w:pPr>
      <w:del w:id="2492" w:author="Роман Шарковський" w:date="2023-03-12T15:59:00Z">
        <w:r w:rsidRPr="002F6008" w:rsidDel="004E22D2">
          <w:rPr>
            <w:noProof/>
            <w:sz w:val="28"/>
            <w:szCs w:val="28"/>
            <w:rPrChange w:id="2493" w:author="Роман Шарковський" w:date="2023-04-20T19:25:00Z">
              <w:rPr>
                <w:noProof/>
              </w:rPr>
            </w:rPrChange>
          </w:rPr>
          <w:drawing>
            <wp:inline distT="0" distB="0" distL="0" distR="0" wp14:anchorId="1A7EF385" wp14:editId="474B7787">
              <wp:extent cx="6299835" cy="1494155"/>
              <wp:effectExtent l="0" t="0" r="5715" b="0"/>
              <wp:docPr id="108" name="Picture 10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73"/>
                      <a:srcRect t="2969"/>
                      <a:stretch/>
                    </pic:blipFill>
                    <pic:spPr bwMode="auto">
                      <a:xfrm>
                        <a:off x="0" y="0"/>
                        <a:ext cx="6299835" cy="149415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0A3AAAD1" w14:textId="0AC93EF9" w:rsidR="00CC3765" w:rsidRPr="002F6008" w:rsidDel="004E22D2" w:rsidRDefault="00CC3765">
      <w:pPr>
        <w:pStyle w:val="ListParagraph"/>
        <w:spacing w:line="360" w:lineRule="auto"/>
        <w:ind w:left="567" w:hanging="567"/>
        <w:rPr>
          <w:del w:id="2494" w:author="Роман Шарковський" w:date="2023-03-12T15:59:00Z"/>
          <w:sz w:val="28"/>
          <w:szCs w:val="28"/>
          <w:lang w:val="en-US"/>
          <w:rPrChange w:id="2495" w:author="Роман Шарковський" w:date="2023-04-20T19:25:00Z">
            <w:rPr>
              <w:del w:id="2496" w:author="Роман Шарковський" w:date="2023-03-12T15:59:00Z"/>
              <w:lang w:val="en-US"/>
            </w:rPr>
          </w:rPrChange>
        </w:rPr>
        <w:pPrChange w:id="2497" w:author="Роман Шарковський" w:date="2023-04-20T20:26:00Z">
          <w:pPr>
            <w:spacing w:line="360" w:lineRule="auto"/>
            <w:jc w:val="center"/>
          </w:pPr>
        </w:pPrChange>
      </w:pPr>
      <w:del w:id="2498" w:author="Роман Шарковський" w:date="2023-03-12T15:59:00Z">
        <w:r w:rsidRPr="002F6008" w:rsidDel="004E22D2">
          <w:rPr>
            <w:sz w:val="28"/>
            <w:szCs w:val="28"/>
            <w:rPrChange w:id="2499" w:author="Роман Шарковський" w:date="2023-04-20T19:25:00Z">
              <w:rPr/>
            </w:rPrChange>
          </w:rPr>
          <w:delText xml:space="preserve">Рис. 4.2 Видалення файлів, перевірка з </w:delText>
        </w:r>
        <w:r w:rsidRPr="002F6008" w:rsidDel="004E22D2">
          <w:rPr>
            <w:sz w:val="28"/>
            <w:szCs w:val="28"/>
            <w:lang w:val="en-US"/>
            <w:rPrChange w:id="2500" w:author="Роман Шарковський" w:date="2023-04-20T19:25:00Z">
              <w:rPr>
                <w:lang w:val="en-US"/>
              </w:rPr>
            </w:rPrChange>
          </w:rPr>
          <w:delText>tree</w:delText>
        </w:r>
      </w:del>
    </w:p>
    <w:p w14:paraId="0113DC78" w14:textId="65819E16" w:rsidR="00CC3765" w:rsidRPr="002F6008" w:rsidDel="004E22D2" w:rsidRDefault="00CC3765">
      <w:pPr>
        <w:pStyle w:val="ListParagraph"/>
        <w:spacing w:line="360" w:lineRule="auto"/>
        <w:ind w:left="567" w:hanging="567"/>
        <w:rPr>
          <w:del w:id="2501" w:author="Роман Шарковський" w:date="2023-03-12T15:59:00Z"/>
          <w:sz w:val="28"/>
          <w:szCs w:val="28"/>
          <w:lang w:val="en-US"/>
          <w:rPrChange w:id="2502" w:author="Роман Шарковський" w:date="2023-04-20T19:25:00Z">
            <w:rPr>
              <w:del w:id="2503" w:author="Роман Шарковський" w:date="2023-03-12T15:59:00Z"/>
              <w:lang w:val="en-US"/>
            </w:rPr>
          </w:rPrChange>
        </w:rPr>
        <w:pPrChange w:id="2504" w:author="Роман Шарковський" w:date="2023-04-20T20:26:00Z">
          <w:pPr>
            <w:spacing w:line="360" w:lineRule="auto"/>
            <w:jc w:val="center"/>
          </w:pPr>
        </w:pPrChange>
      </w:pPr>
    </w:p>
    <w:p w14:paraId="28DC9718" w14:textId="1FAD911E" w:rsidR="00CC3765" w:rsidRPr="002F6008" w:rsidDel="004E22D2" w:rsidRDefault="00CC3765">
      <w:pPr>
        <w:pStyle w:val="ListParagraph"/>
        <w:spacing w:line="360" w:lineRule="auto"/>
        <w:ind w:left="567" w:hanging="567"/>
        <w:rPr>
          <w:del w:id="2505" w:author="Роман Шарковський" w:date="2023-03-12T15:59:00Z"/>
          <w:sz w:val="28"/>
          <w:szCs w:val="28"/>
          <w:rPrChange w:id="2506" w:author="Роман Шарковський" w:date="2023-04-20T19:25:00Z">
            <w:rPr>
              <w:del w:id="2507" w:author="Роман Шарковський" w:date="2023-03-12T15:59:00Z"/>
            </w:rPr>
          </w:rPrChange>
        </w:rPr>
        <w:pPrChange w:id="2508" w:author="Роман Шарковський" w:date="2023-04-20T20:26:00Z">
          <w:pPr>
            <w:spacing w:line="360" w:lineRule="auto"/>
          </w:pPr>
        </w:pPrChange>
      </w:pPr>
      <w:del w:id="2509" w:author="Роман Шарковський" w:date="2023-03-12T15:59:00Z">
        <w:r w:rsidRPr="002F6008" w:rsidDel="004E22D2">
          <w:rPr>
            <w:sz w:val="28"/>
            <w:szCs w:val="28"/>
            <w:rPrChange w:id="2510" w:author="Роман Шарковський" w:date="2023-04-20T19:25:00Z">
              <w:rPr/>
            </w:rPrChange>
          </w:rPr>
          <w:delText>Виявлено 0 файлів, отже їх було видалено.</w:delText>
        </w:r>
      </w:del>
    </w:p>
    <w:p w14:paraId="68D493E5" w14:textId="60A4EBD0" w:rsidR="00CC3765" w:rsidRPr="002F6008" w:rsidDel="004E22D2" w:rsidRDefault="00CC3765">
      <w:pPr>
        <w:pStyle w:val="ListParagraph"/>
        <w:spacing w:line="360" w:lineRule="auto"/>
        <w:ind w:left="567" w:hanging="567"/>
        <w:rPr>
          <w:del w:id="2511" w:author="Роман Шарковський" w:date="2023-03-12T15:59:00Z"/>
          <w:sz w:val="28"/>
          <w:szCs w:val="28"/>
          <w:rPrChange w:id="2512" w:author="Роман Шарковський" w:date="2023-04-20T19:25:00Z">
            <w:rPr>
              <w:del w:id="2513" w:author="Роман Шарковський" w:date="2023-03-12T15:59:00Z"/>
            </w:rPr>
          </w:rPrChange>
        </w:rPr>
        <w:pPrChange w:id="2514" w:author="Роман Шарковський" w:date="2023-04-20T20:26:00Z">
          <w:pPr>
            <w:spacing w:line="360" w:lineRule="auto"/>
          </w:pPr>
        </w:pPrChange>
      </w:pPr>
    </w:p>
    <w:p w14:paraId="5E6E755E" w14:textId="22AC88E5" w:rsidR="00CC3765" w:rsidRPr="002F6008" w:rsidDel="00CC3765" w:rsidRDefault="00CC3765">
      <w:pPr>
        <w:pStyle w:val="ListParagraph"/>
        <w:spacing w:line="360" w:lineRule="auto"/>
        <w:ind w:left="567" w:hanging="567"/>
        <w:rPr>
          <w:del w:id="2515" w:author="Роман Шарковський" w:date="2023-03-04T13:54:00Z"/>
          <w:sz w:val="28"/>
          <w:szCs w:val="28"/>
          <w:lang w:val="en-US"/>
          <w:rPrChange w:id="2516" w:author="Роман Шарковський" w:date="2023-04-20T19:25:00Z">
            <w:rPr>
              <w:del w:id="2517" w:author="Роман Шарковський" w:date="2023-03-04T13:54:00Z"/>
              <w:lang w:val="en-US"/>
            </w:rPr>
          </w:rPrChange>
        </w:rPr>
        <w:pPrChange w:id="2518" w:author="Роман Шарковський" w:date="2023-04-20T20:26:00Z">
          <w:pPr>
            <w:spacing w:line="360" w:lineRule="auto"/>
          </w:pPr>
        </w:pPrChange>
      </w:pPr>
      <w:del w:id="2519" w:author="Роман Шарковський" w:date="2023-03-12T15:59:00Z">
        <w:r w:rsidRPr="002F6008" w:rsidDel="004E22D2">
          <w:rPr>
            <w:sz w:val="28"/>
            <w:szCs w:val="28"/>
            <w:rPrChange w:id="2520" w:author="Роман Шарковський" w:date="2023-04-20T19:25:00Z">
              <w:rPr/>
            </w:rPrChange>
          </w:rPr>
          <w:delText xml:space="preserve">Для рекурсивного видалення за допомогою команди </w:delText>
        </w:r>
        <w:r w:rsidRPr="002F6008" w:rsidDel="004E22D2">
          <w:rPr>
            <w:sz w:val="28"/>
            <w:szCs w:val="28"/>
            <w:lang w:val="en-US"/>
            <w:rPrChange w:id="2521" w:author="Роман Шарковський" w:date="2023-04-20T19:25:00Z">
              <w:rPr>
                <w:lang w:val="en-US"/>
              </w:rPr>
            </w:rPrChange>
          </w:rPr>
          <w:delText xml:space="preserve">rm </w:delText>
        </w:r>
        <w:r w:rsidRPr="002F6008" w:rsidDel="004E22D2">
          <w:rPr>
            <w:sz w:val="28"/>
            <w:szCs w:val="28"/>
            <w:rPrChange w:id="2522" w:author="Роман Шарковський" w:date="2023-04-20T19:25:00Z">
              <w:rPr/>
            </w:rPrChange>
          </w:rPr>
          <w:delText xml:space="preserve">використовуємо параметр </w:delText>
        </w:r>
        <w:r w:rsidRPr="002F6008" w:rsidDel="004E22D2">
          <w:rPr>
            <w:sz w:val="28"/>
            <w:szCs w:val="28"/>
            <w:lang w:val="en-US"/>
            <w:rPrChange w:id="2523" w:author="Роман Шарковський" w:date="2023-04-20T19:25:00Z">
              <w:rPr>
                <w:lang w:val="en-US"/>
              </w:rPr>
            </w:rPrChange>
          </w:rPr>
          <w:delText xml:space="preserve">-R. </w:delText>
        </w:r>
        <w:r w:rsidRPr="002F6008" w:rsidDel="004E22D2">
          <w:rPr>
            <w:sz w:val="28"/>
            <w:szCs w:val="28"/>
            <w:rPrChange w:id="2524" w:author="Роман Шарковський" w:date="2023-04-20T19:25:00Z">
              <w:rPr/>
            </w:rPrChange>
          </w:rPr>
          <w:delText xml:space="preserve">Перевіряємо наявність папки знову командою </w:delText>
        </w:r>
      </w:del>
    </w:p>
    <w:p w14:paraId="2DE3D6D5" w14:textId="77777777" w:rsidR="007D722B" w:rsidRPr="002F6008" w:rsidDel="00CC3765" w:rsidRDefault="007D722B">
      <w:pPr>
        <w:pStyle w:val="ListParagraph"/>
        <w:spacing w:after="200" w:line="360" w:lineRule="auto"/>
        <w:ind w:left="567" w:hanging="567"/>
        <w:rPr>
          <w:del w:id="2525" w:author="Роман Шарковський" w:date="2023-03-04T13:54:00Z"/>
          <w:sz w:val="28"/>
          <w:szCs w:val="28"/>
          <w:rPrChange w:id="2526" w:author="Роман Шарковський" w:date="2023-04-20T19:25:00Z">
            <w:rPr>
              <w:del w:id="2527" w:author="Роман Шарковський" w:date="2023-03-04T13:54:00Z"/>
            </w:rPr>
          </w:rPrChange>
        </w:rPr>
        <w:pPrChange w:id="2528" w:author="Роман Шарковський" w:date="2023-04-20T20:26:00Z">
          <w:pPr>
            <w:pStyle w:val="ListParagraph"/>
            <w:spacing w:line="360" w:lineRule="auto"/>
            <w:ind w:left="0"/>
            <w:jc w:val="center"/>
          </w:pPr>
        </w:pPrChange>
      </w:pPr>
    </w:p>
    <w:p w14:paraId="2FA38EF8" w14:textId="77777777" w:rsidR="007D722B" w:rsidRPr="002F6008" w:rsidDel="00CC3765" w:rsidRDefault="007D722B">
      <w:pPr>
        <w:pStyle w:val="ListParagraph"/>
        <w:spacing w:after="200" w:line="360" w:lineRule="auto"/>
        <w:ind w:left="567" w:hanging="567"/>
        <w:rPr>
          <w:del w:id="2529" w:author="Роман Шарковський" w:date="2023-03-04T13:54:00Z"/>
          <w:sz w:val="28"/>
          <w:szCs w:val="28"/>
          <w:rPrChange w:id="2530" w:author="Роман Шарковський" w:date="2023-04-20T19:25:00Z">
            <w:rPr>
              <w:del w:id="2531" w:author="Роман Шарковський" w:date="2023-03-04T13:54:00Z"/>
            </w:rPr>
          </w:rPrChange>
        </w:rPr>
        <w:pPrChange w:id="2532" w:author="Роман Шарковський" w:date="2023-04-20T20:26:00Z">
          <w:pPr>
            <w:pStyle w:val="ListParagraph"/>
            <w:spacing w:line="360" w:lineRule="auto"/>
            <w:ind w:left="0"/>
          </w:pPr>
        </w:pPrChange>
      </w:pPr>
    </w:p>
    <w:p w14:paraId="6CC80418" w14:textId="77777777" w:rsidR="00444546" w:rsidRPr="002F6008" w:rsidDel="00CC3765" w:rsidRDefault="00444546">
      <w:pPr>
        <w:pStyle w:val="ListParagraph"/>
        <w:spacing w:line="360" w:lineRule="auto"/>
        <w:ind w:left="567" w:hanging="567"/>
        <w:rPr>
          <w:del w:id="2533" w:author="Роман Шарковський" w:date="2023-03-04T13:54:00Z"/>
          <w:sz w:val="28"/>
          <w:szCs w:val="28"/>
          <w:rPrChange w:id="2534" w:author="Роман Шарковський" w:date="2023-04-20T19:25:00Z">
            <w:rPr>
              <w:del w:id="2535" w:author="Роман Шарковський" w:date="2023-03-04T13:54:00Z"/>
            </w:rPr>
          </w:rPrChange>
        </w:rPr>
        <w:pPrChange w:id="2536" w:author="Роман Шарковський" w:date="2023-04-20T20:26:00Z">
          <w:pPr>
            <w:spacing w:line="360" w:lineRule="auto"/>
          </w:pPr>
        </w:pPrChange>
      </w:pPr>
    </w:p>
    <w:p w14:paraId="39D15B3F" w14:textId="2FA65B3A" w:rsidR="00444546" w:rsidRPr="002F6008" w:rsidDel="00CC3765" w:rsidRDefault="00444546">
      <w:pPr>
        <w:pStyle w:val="ListParagraph"/>
        <w:spacing w:line="360" w:lineRule="auto"/>
        <w:ind w:left="567" w:hanging="567"/>
        <w:rPr>
          <w:del w:id="2537" w:author="Роман Шарковський" w:date="2023-03-04T13:54:00Z"/>
          <w:sz w:val="28"/>
          <w:szCs w:val="28"/>
          <w:rPrChange w:id="2538" w:author="Роман Шарковський" w:date="2023-04-20T19:25:00Z">
            <w:rPr>
              <w:del w:id="2539" w:author="Роман Шарковський" w:date="2023-03-04T13:54:00Z"/>
            </w:rPr>
          </w:rPrChange>
        </w:rPr>
        <w:pPrChange w:id="2540" w:author="Роман Шарковський" w:date="2023-04-20T20:26:00Z">
          <w:pPr>
            <w:spacing w:line="360" w:lineRule="auto"/>
            <w:jc w:val="center"/>
          </w:pPr>
        </w:pPrChange>
      </w:pPr>
    </w:p>
    <w:p w14:paraId="1C0683A8" w14:textId="77777777" w:rsidR="00444546" w:rsidRPr="002F6008" w:rsidDel="00CC3765" w:rsidRDefault="00444546">
      <w:pPr>
        <w:pStyle w:val="ListParagraph"/>
        <w:spacing w:line="360" w:lineRule="auto"/>
        <w:ind w:left="567" w:hanging="567"/>
        <w:rPr>
          <w:del w:id="2541" w:author="Роман Шарковський" w:date="2023-03-04T13:54:00Z"/>
          <w:sz w:val="28"/>
          <w:szCs w:val="28"/>
          <w:rPrChange w:id="2542" w:author="Роман Шарковський" w:date="2023-04-20T19:25:00Z">
            <w:rPr>
              <w:del w:id="2543" w:author="Роман Шарковський" w:date="2023-03-04T13:54:00Z"/>
            </w:rPr>
          </w:rPrChange>
        </w:rPr>
        <w:pPrChange w:id="2544" w:author="Роман Шарковський" w:date="2023-04-20T20:26:00Z">
          <w:pPr>
            <w:spacing w:line="360" w:lineRule="auto"/>
            <w:jc w:val="center"/>
          </w:pPr>
        </w:pPrChange>
      </w:pPr>
    </w:p>
    <w:p w14:paraId="1073E668" w14:textId="77777777" w:rsidR="00164A02" w:rsidRPr="002F6008" w:rsidDel="00CC3765" w:rsidRDefault="00164A02">
      <w:pPr>
        <w:pStyle w:val="ListParagraph"/>
        <w:spacing w:line="360" w:lineRule="auto"/>
        <w:ind w:left="567" w:hanging="567"/>
        <w:rPr>
          <w:del w:id="2545" w:author="Роман Шарковський" w:date="2023-03-04T13:54:00Z"/>
          <w:sz w:val="28"/>
          <w:szCs w:val="28"/>
          <w:rPrChange w:id="2546" w:author="Роман Шарковський" w:date="2023-04-20T19:25:00Z">
            <w:rPr>
              <w:del w:id="2547" w:author="Роман Шарковський" w:date="2023-03-04T13:54:00Z"/>
            </w:rPr>
          </w:rPrChange>
        </w:rPr>
        <w:pPrChange w:id="2548" w:author="Роман Шарковський" w:date="2023-04-20T20:26:00Z">
          <w:pPr>
            <w:spacing w:line="360" w:lineRule="auto"/>
            <w:jc w:val="center"/>
          </w:pPr>
        </w:pPrChange>
      </w:pPr>
    </w:p>
    <w:p w14:paraId="55C91C8B" w14:textId="1F58DA0A" w:rsidR="00824F01" w:rsidRPr="002F6008" w:rsidDel="00CC3765" w:rsidRDefault="00824F01">
      <w:pPr>
        <w:pStyle w:val="ListParagraph"/>
        <w:spacing w:line="360" w:lineRule="auto"/>
        <w:ind w:left="567" w:hanging="567"/>
        <w:rPr>
          <w:del w:id="2549" w:author="Роман Шарковський" w:date="2023-03-04T13:54:00Z"/>
          <w:sz w:val="28"/>
          <w:szCs w:val="28"/>
          <w:rPrChange w:id="2550" w:author="Роман Шарковський" w:date="2023-04-20T19:25:00Z">
            <w:rPr>
              <w:del w:id="2551" w:author="Роман Шарковський" w:date="2023-03-04T13:54:00Z"/>
            </w:rPr>
          </w:rPrChange>
        </w:rPr>
        <w:pPrChange w:id="2552" w:author="Роман Шарковський" w:date="2023-04-20T20:26:00Z">
          <w:pPr>
            <w:spacing w:line="360" w:lineRule="auto"/>
          </w:pPr>
        </w:pPrChange>
      </w:pPr>
    </w:p>
    <w:p w14:paraId="2EB1676F" w14:textId="77777777" w:rsidR="00824F01" w:rsidRPr="002F6008" w:rsidDel="00CC3765" w:rsidRDefault="00824F01">
      <w:pPr>
        <w:pStyle w:val="ListParagraph"/>
        <w:spacing w:line="360" w:lineRule="auto"/>
        <w:ind w:left="567" w:hanging="567"/>
        <w:rPr>
          <w:del w:id="2553" w:author="Роман Шарковський" w:date="2023-03-04T13:54:00Z"/>
          <w:sz w:val="28"/>
          <w:szCs w:val="28"/>
          <w:rPrChange w:id="2554" w:author="Роман Шарковський" w:date="2023-04-20T19:25:00Z">
            <w:rPr>
              <w:del w:id="2555" w:author="Роман Шарковський" w:date="2023-03-04T13:54:00Z"/>
            </w:rPr>
          </w:rPrChange>
        </w:rPr>
        <w:pPrChange w:id="2556" w:author="Роман Шарковський" w:date="2023-04-20T20:26:00Z">
          <w:pPr>
            <w:spacing w:line="360" w:lineRule="auto"/>
          </w:pPr>
        </w:pPrChange>
      </w:pPr>
    </w:p>
    <w:p w14:paraId="14640DDD" w14:textId="4AF604CD" w:rsidR="008C0DC6" w:rsidRPr="002F6008" w:rsidDel="005017AA" w:rsidRDefault="008C0DC6">
      <w:pPr>
        <w:pStyle w:val="ListParagraph"/>
        <w:spacing w:line="360" w:lineRule="auto"/>
        <w:ind w:left="567" w:hanging="567"/>
        <w:rPr>
          <w:del w:id="2557" w:author="Роман Шарковський" w:date="2023-04-03T16:11:00Z"/>
          <w:sz w:val="28"/>
          <w:szCs w:val="28"/>
          <w:rPrChange w:id="2558" w:author="Роман Шарковський" w:date="2023-04-20T19:25:00Z">
            <w:rPr>
              <w:del w:id="2559" w:author="Роман Шарковський" w:date="2023-04-03T16:11:00Z"/>
            </w:rPr>
          </w:rPrChange>
        </w:rPr>
        <w:pPrChange w:id="2560" w:author="Роман Шарковський" w:date="2023-04-20T20:26:00Z">
          <w:pPr>
            <w:spacing w:line="360" w:lineRule="auto"/>
            <w:ind w:firstLine="851"/>
          </w:pPr>
        </w:pPrChange>
      </w:pPr>
    </w:p>
    <w:p w14:paraId="25899F48" w14:textId="5E4D4EC5" w:rsidR="008C0DC6" w:rsidRPr="002F6008" w:rsidDel="00266EA4" w:rsidRDefault="008C0DC6">
      <w:pPr>
        <w:pStyle w:val="ListParagraph"/>
        <w:spacing w:line="360" w:lineRule="auto"/>
        <w:ind w:left="567" w:hanging="567"/>
        <w:rPr>
          <w:del w:id="2561" w:author="Роман Шарковський" w:date="2023-03-14T21:39:00Z"/>
          <w:sz w:val="28"/>
          <w:szCs w:val="28"/>
          <w:rPrChange w:id="2562" w:author="Роман Шарковський" w:date="2023-04-20T19:25:00Z">
            <w:rPr>
              <w:del w:id="2563" w:author="Роман Шарковський" w:date="2023-03-14T21:39:00Z"/>
            </w:rPr>
          </w:rPrChange>
        </w:rPr>
        <w:pPrChange w:id="2564" w:author="Роман Шарковський" w:date="2023-04-20T20:26:00Z">
          <w:pPr>
            <w:pStyle w:val="ListParagraph"/>
            <w:numPr>
              <w:numId w:val="59"/>
            </w:numPr>
            <w:ind w:left="1080" w:hanging="360"/>
          </w:pPr>
        </w:pPrChange>
      </w:pPr>
      <w:moveFromRangeStart w:id="2565" w:author="Роман Шарковський" w:date="2023-04-05T23:36:00Z" w:name="move131630215"/>
      <w:moveFrom w:id="2566" w:author="Роман Шарковський" w:date="2023-04-05T23:36:00Z">
        <w:del w:id="2567" w:author="Роман Шарковський" w:date="2023-04-19T11:11:00Z">
          <w:r w:rsidRPr="002F6008" w:rsidDel="00B75F20">
            <w:rPr>
              <w:b/>
              <w:bCs/>
              <w:i/>
              <w:iCs/>
              <w:color w:val="9BBB59" w:themeColor="accent3"/>
              <w:sz w:val="28"/>
              <w:szCs w:val="28"/>
              <w:rPrChange w:id="2568" w:author="Роман Шарковський" w:date="2023-04-20T19:25:00Z">
                <w:rPr>
                  <w:b/>
                  <w:bCs/>
                  <w:i/>
                  <w:iCs/>
                  <w:color w:val="9BBB59" w:themeColor="accent3"/>
                </w:rPr>
              </w:rPrChange>
            </w:rPr>
            <w:delText>Висновок:</w:delText>
          </w:r>
          <w:r w:rsidRPr="002F6008" w:rsidDel="00B75F20">
            <w:rPr>
              <w:color w:val="9BBB59" w:themeColor="accent3"/>
              <w:sz w:val="28"/>
              <w:szCs w:val="28"/>
              <w:rPrChange w:id="2569" w:author="Роман Шарковський" w:date="2023-04-20T19:25:00Z">
                <w:rPr>
                  <w:color w:val="9BBB59" w:themeColor="accent3"/>
                </w:rPr>
              </w:rPrChange>
            </w:rPr>
            <w:delText xml:space="preserve"> </w:delText>
          </w:r>
        </w:del>
      </w:moveFrom>
      <w:moveFromRangeEnd w:id="2565"/>
      <w:del w:id="2570" w:author="Роман Шарковський" w:date="2023-03-12T15:59:00Z">
        <w:r w:rsidRPr="002F6008" w:rsidDel="004E22D2">
          <w:rPr>
            <w:rFonts w:eastAsia="Calibri"/>
            <w:sz w:val="28"/>
            <w:szCs w:val="28"/>
            <w:rPrChange w:id="2571" w:author="Роман Шарковський" w:date="2023-04-20T19:25:00Z">
              <w:rPr>
                <w:rFonts w:eastAsiaTheme="minorEastAsia"/>
              </w:rPr>
            </w:rPrChange>
          </w:rPr>
          <w:delText xml:space="preserve">На цій лабораторній роботі ми </w:delText>
        </w:r>
      </w:del>
      <w:del w:id="2572" w:author="Роман Шарковський" w:date="2023-03-04T13:54:00Z">
        <w:r w:rsidRPr="002F6008" w:rsidDel="00CC3765">
          <w:rPr>
            <w:sz w:val="28"/>
            <w:szCs w:val="28"/>
            <w:rPrChange w:id="2573" w:author="Роман Шарковський" w:date="2023-04-20T19:25:00Z">
              <w:rPr/>
            </w:rPrChange>
          </w:rPr>
          <w:delText>випробували основні способи одержання довідкової інформацію про роботу в Linux на прикладі Ubuntu Linux 18.04 LTS CLI.</w:delText>
        </w:r>
      </w:del>
    </w:p>
    <w:p w14:paraId="74D34BD5" w14:textId="77777777" w:rsidR="00AB404D" w:rsidRPr="002F6008" w:rsidRDefault="00AB404D">
      <w:pPr>
        <w:pStyle w:val="ListParagraph"/>
        <w:spacing w:line="360" w:lineRule="auto"/>
        <w:ind w:left="567" w:hanging="567"/>
        <w:rPr>
          <w:moveTo w:id="2574" w:author="Роман Шарковський" w:date="2023-04-05T23:36:00Z"/>
          <w:rFonts w:eastAsia="Calibri"/>
          <w:color w:val="9BBB59" w:themeColor="accent3"/>
          <w:sz w:val="28"/>
          <w:szCs w:val="28"/>
          <w:rPrChange w:id="2575" w:author="Роман Шарковський" w:date="2023-04-20T19:25:00Z">
            <w:rPr>
              <w:moveTo w:id="2576" w:author="Роман Шарковський" w:date="2023-04-05T23:36:00Z"/>
              <w:rFonts w:eastAsiaTheme="minorEastAsia"/>
              <w:b/>
              <w:bCs/>
              <w:i/>
              <w:iCs/>
              <w:color w:val="9BBB59" w:themeColor="accent3"/>
              <w:sz w:val="28"/>
              <w:szCs w:val="28"/>
            </w:rPr>
          </w:rPrChange>
        </w:rPr>
        <w:pPrChange w:id="2577" w:author="Роман Шарковський" w:date="2023-04-20T20:26:00Z">
          <w:pPr>
            <w:spacing w:line="360" w:lineRule="auto"/>
            <w:ind w:firstLine="567"/>
            <w:jc w:val="both"/>
          </w:pPr>
        </w:pPrChange>
      </w:pPr>
      <w:moveToRangeStart w:id="2578" w:author="Роман Шарковський" w:date="2023-04-05T23:36:00Z" w:name="move131630215"/>
    </w:p>
    <w:p w14:paraId="11911B96" w14:textId="5F315ACE" w:rsidR="00B75F20" w:rsidRPr="002F6008" w:rsidRDefault="0017419A">
      <w:pPr>
        <w:spacing w:line="360" w:lineRule="auto"/>
        <w:ind w:firstLine="567"/>
        <w:jc w:val="both"/>
        <w:rPr>
          <w:ins w:id="2579" w:author="Роман Шарковський" w:date="2023-04-19T11:12:00Z"/>
          <w:b/>
          <w:sz w:val="28"/>
          <w:szCs w:val="28"/>
        </w:rPr>
      </w:pPr>
      <w:moveTo w:id="2580" w:author="Роман Шарковський" w:date="2023-04-05T23:36:00Z">
        <w:r w:rsidRPr="002F6008">
          <w:rPr>
            <w:rFonts w:eastAsiaTheme="minorEastAsia"/>
            <w:b/>
            <w:bCs/>
            <w:i/>
            <w:iCs/>
            <w:color w:val="9BBB59" w:themeColor="accent3"/>
            <w:sz w:val="28"/>
            <w:szCs w:val="28"/>
          </w:rPr>
          <w:t>Висновок:</w:t>
        </w:r>
        <w:r w:rsidRPr="002F6008">
          <w:rPr>
            <w:rFonts w:eastAsiaTheme="minorEastAsia"/>
            <w:color w:val="9BBB59" w:themeColor="accent3"/>
            <w:sz w:val="28"/>
            <w:szCs w:val="28"/>
          </w:rPr>
          <w:t xml:space="preserve"> </w:t>
        </w:r>
      </w:moveTo>
      <w:ins w:id="2581" w:author="Роман Шарковський" w:date="2023-04-19T11:12:00Z">
        <w:r w:rsidR="00B75F20" w:rsidRPr="002F6008">
          <w:rPr>
            <w:rFonts w:eastAsiaTheme="minorEastAsia"/>
            <w:sz w:val="28"/>
            <w:szCs w:val="28"/>
            <w:rPrChange w:id="2582" w:author="Роман Шарковський" w:date="2023-04-20T19:25:00Z">
              <w:rPr>
                <w:rFonts w:eastAsiaTheme="minorEastAsia"/>
                <w:color w:val="9BBB59" w:themeColor="accent3"/>
                <w:sz w:val="28"/>
                <w:szCs w:val="28"/>
              </w:rPr>
            </w:rPrChange>
          </w:rPr>
          <w:t xml:space="preserve">На цій лабораторній роботі ми </w:t>
        </w:r>
      </w:ins>
      <w:ins w:id="2583" w:author="Роман Шарковський" w:date="2023-04-20T19:05:00Z">
        <w:r w:rsidR="002F6008" w:rsidRPr="002F6008">
          <w:rPr>
            <w:rFonts w:eastAsiaTheme="minorEastAsia"/>
            <w:sz w:val="28"/>
            <w:szCs w:val="28"/>
          </w:rPr>
          <w:t>п</w:t>
        </w:r>
      </w:ins>
      <w:ins w:id="2584" w:author="Роман Шарковський" w:date="2023-04-20T19:04:00Z">
        <w:r w:rsidR="002F6008" w:rsidRPr="002F6008">
          <w:rPr>
            <w:rFonts w:eastAsiaTheme="minorEastAsia"/>
            <w:bCs/>
            <w:sz w:val="28"/>
            <w:szCs w:val="28"/>
          </w:rPr>
          <w:t xml:space="preserve">ознайомилися </w:t>
        </w:r>
      </w:ins>
      <w:ins w:id="2585" w:author="Роман Шарковський" w:date="2023-04-20T19:05:00Z">
        <w:r w:rsidR="002F6008" w:rsidRPr="002F6008">
          <w:rPr>
            <w:rFonts w:eastAsiaTheme="minorEastAsia"/>
            <w:bCs/>
            <w:sz w:val="28"/>
            <w:szCs w:val="28"/>
          </w:rPr>
          <w:t xml:space="preserve">з мовою програмування </w:t>
        </w:r>
        <w:r w:rsidR="002F6008" w:rsidRPr="002F6008">
          <w:rPr>
            <w:rFonts w:eastAsiaTheme="minorEastAsia"/>
            <w:bCs/>
            <w:sz w:val="28"/>
            <w:szCs w:val="28"/>
            <w:lang w:val="en-US"/>
          </w:rPr>
          <w:t xml:space="preserve">JavaScript </w:t>
        </w:r>
        <w:r w:rsidR="002F6008" w:rsidRPr="002F6008">
          <w:rPr>
            <w:rFonts w:eastAsiaTheme="minorEastAsia"/>
            <w:bCs/>
            <w:sz w:val="28"/>
            <w:szCs w:val="28"/>
          </w:rPr>
          <w:t>та написали найпростіші скрипти.</w:t>
        </w:r>
      </w:ins>
      <w:ins w:id="2586" w:author="Роман Шарковський" w:date="2023-04-20T19:06:00Z">
        <w:r w:rsidR="002F6008" w:rsidRPr="002F6008">
          <w:rPr>
            <w:rFonts w:eastAsiaTheme="minorEastAsia"/>
            <w:bCs/>
            <w:sz w:val="28"/>
            <w:szCs w:val="28"/>
          </w:rPr>
          <w:t xml:space="preserve"> Повторили матеріал курсу, що забезпечив нам знання, познайомились з базовими конструкціями скриптової мови JavaScript; вивчили реалізацію базових алгоритмічних конструкцій у JavaScript; набули практичних навичок в грамотному оформленні коду</w:t>
        </w:r>
      </w:ins>
      <w:ins w:id="2587" w:author="Роман Шарковський" w:date="2023-04-21T17:22:00Z">
        <w:r w:rsidR="0095042F">
          <w:rPr>
            <w:rFonts w:eastAsiaTheme="minorEastAsia"/>
            <w:bCs/>
            <w:sz w:val="28"/>
            <w:szCs w:val="28"/>
          </w:rPr>
          <w:t>.</w:t>
        </w:r>
      </w:ins>
    </w:p>
    <w:p w14:paraId="51F6A93C" w14:textId="06DC0A3C" w:rsidR="0017419A" w:rsidRPr="002F6008" w:rsidDel="00B75F20" w:rsidRDefault="0017419A">
      <w:pPr>
        <w:spacing w:line="360" w:lineRule="auto"/>
        <w:ind w:firstLine="567"/>
        <w:rPr>
          <w:del w:id="2588" w:author="Роман Шарковський" w:date="2023-04-19T11:11:00Z"/>
          <w:moveTo w:id="2589" w:author="Роман Шарковський" w:date="2023-04-05T23:36:00Z"/>
          <w:rFonts w:eastAsiaTheme="minorEastAsia"/>
          <w:b/>
          <w:i/>
          <w:iCs/>
          <w:sz w:val="28"/>
          <w:szCs w:val="28"/>
          <w:rPrChange w:id="2590" w:author="Роман Шарковський" w:date="2023-04-20T19:25:00Z">
            <w:rPr>
              <w:del w:id="2591" w:author="Роман Шарковський" w:date="2023-04-19T11:11:00Z"/>
              <w:moveTo w:id="2592" w:author="Роман Шарковський" w:date="2023-04-05T23:36:00Z"/>
              <w:rFonts w:eastAsiaTheme="minorEastAsia"/>
              <w:b/>
              <w:i/>
              <w:iCs/>
              <w:color w:val="9BBB59" w:themeColor="accent3"/>
              <w:sz w:val="28"/>
              <w:szCs w:val="28"/>
            </w:rPr>
          </w:rPrChange>
        </w:rPr>
      </w:pPr>
    </w:p>
    <w:moveToRangeEnd w:id="2578"/>
    <w:p w14:paraId="6C0FBFCA" w14:textId="77777777" w:rsidR="0017419A" w:rsidRPr="002F6008" w:rsidRDefault="0017419A" w:rsidP="009F3035">
      <w:pPr>
        <w:rPr>
          <w:ins w:id="2593" w:author="Роман Шарковський" w:date="2023-04-05T23:32:00Z"/>
          <w:rFonts w:eastAsiaTheme="minorEastAsia"/>
          <w:sz w:val="28"/>
          <w:szCs w:val="28"/>
          <w:rPrChange w:id="2594" w:author="Роман Шарковський" w:date="2023-04-20T19:25:00Z">
            <w:rPr>
              <w:ins w:id="2595" w:author="Роман Шарковський" w:date="2023-04-05T23:32:00Z"/>
              <w:rFonts w:eastAsiaTheme="minorEastAsia"/>
              <w:sz w:val="28"/>
              <w:szCs w:val="28"/>
              <w:lang w:val="en-US"/>
            </w:rPr>
          </w:rPrChange>
        </w:rPr>
      </w:pPr>
    </w:p>
    <w:p w14:paraId="0CB70150" w14:textId="77777777" w:rsidR="00266EA4" w:rsidRPr="00266EA4" w:rsidRDefault="00266EA4">
      <w:pPr>
        <w:pStyle w:val="ListParagraph"/>
        <w:ind w:left="0"/>
        <w:rPr>
          <w:ins w:id="2596" w:author="Роман Шарковський" w:date="2023-04-05T23:22:00Z"/>
          <w:rFonts w:eastAsiaTheme="minorEastAsia"/>
          <w:sz w:val="28"/>
          <w:szCs w:val="28"/>
          <w:lang w:val="en-US"/>
          <w:rPrChange w:id="2597" w:author="Роман Шарковський" w:date="2023-04-05T23:23:00Z">
            <w:rPr>
              <w:ins w:id="2598" w:author="Роман Шарковський" w:date="2023-04-05T23:22:00Z"/>
              <w:rFonts w:eastAsiaTheme="minorEastAsia"/>
              <w:sz w:val="28"/>
              <w:szCs w:val="28"/>
            </w:rPr>
          </w:rPrChange>
        </w:rPr>
        <w:pPrChange w:id="2599" w:author="Роман Шарковський" w:date="2023-04-05T23:23:00Z">
          <w:pPr>
            <w:pStyle w:val="ListParagraph"/>
            <w:ind w:left="1080"/>
          </w:pPr>
        </w:pPrChange>
      </w:pPr>
    </w:p>
    <w:p w14:paraId="1B3DA9FB" w14:textId="77777777" w:rsidR="00266EA4" w:rsidRPr="00266EA4" w:rsidRDefault="00266EA4">
      <w:pPr>
        <w:pStyle w:val="ListParagraph"/>
        <w:ind w:left="0"/>
        <w:rPr>
          <w:ins w:id="2600" w:author="Роман Шарковський" w:date="2023-04-05T23:20:00Z"/>
          <w:rFonts w:eastAsiaTheme="minorEastAsia"/>
          <w:sz w:val="28"/>
          <w:szCs w:val="28"/>
          <w:rPrChange w:id="2601" w:author="Роман Шарковський" w:date="2023-04-05T23:19:00Z">
            <w:rPr>
              <w:ins w:id="2602" w:author="Роман Шарковський" w:date="2023-04-05T23:20:00Z"/>
              <w:rFonts w:eastAsiaTheme="minorEastAsia"/>
            </w:rPr>
          </w:rPrChange>
        </w:rPr>
        <w:pPrChange w:id="2603" w:author="Роман Шарковський" w:date="2023-04-05T23:22:00Z">
          <w:pPr>
            <w:spacing w:line="360" w:lineRule="auto"/>
            <w:ind w:firstLine="567"/>
          </w:pPr>
        </w:pPrChange>
      </w:pPr>
    </w:p>
    <w:p w14:paraId="52B1AE17" w14:textId="22DA73C6" w:rsidR="00F62F59" w:rsidRDefault="00F62F59">
      <w:pPr>
        <w:pStyle w:val="ListParagraph"/>
        <w:rPr>
          <w:ins w:id="2604" w:author="Роман Шарковський" w:date="2023-04-20T19:07:00Z"/>
          <w:lang w:val="ru-RU"/>
        </w:rPr>
      </w:pPr>
    </w:p>
    <w:p w14:paraId="31983CA9" w14:textId="385BEF0B" w:rsidR="002F6008" w:rsidRDefault="002F6008">
      <w:pPr>
        <w:pStyle w:val="ListParagraph"/>
        <w:rPr>
          <w:ins w:id="2605" w:author="Роман Шарковський" w:date="2023-04-20T19:07:00Z"/>
          <w:lang w:val="ru-RU"/>
        </w:rPr>
      </w:pPr>
    </w:p>
    <w:p w14:paraId="39EE560F" w14:textId="076847DB" w:rsidR="002F6008" w:rsidRDefault="002F6008">
      <w:pPr>
        <w:pStyle w:val="ListParagraph"/>
        <w:rPr>
          <w:ins w:id="2606" w:author="Роман Шарковський" w:date="2023-04-20T19:07:00Z"/>
          <w:lang w:val="ru-RU"/>
        </w:rPr>
      </w:pPr>
    </w:p>
    <w:p w14:paraId="46995E32" w14:textId="04BF8281" w:rsidR="002F6008" w:rsidRDefault="002F6008">
      <w:pPr>
        <w:pStyle w:val="ListParagraph"/>
        <w:rPr>
          <w:ins w:id="2607" w:author="Роман Шарковський" w:date="2023-04-20T19:07:00Z"/>
          <w:lang w:val="ru-RU"/>
        </w:rPr>
      </w:pPr>
    </w:p>
    <w:p w14:paraId="41FE3647" w14:textId="50750A19" w:rsidR="002F6008" w:rsidRDefault="002F6008">
      <w:pPr>
        <w:pStyle w:val="ListParagraph"/>
        <w:rPr>
          <w:ins w:id="2608" w:author="Роман Шарковський" w:date="2023-04-20T19:07:00Z"/>
          <w:lang w:val="ru-RU"/>
        </w:rPr>
      </w:pPr>
    </w:p>
    <w:p w14:paraId="351145C9" w14:textId="72AF0EA7" w:rsidR="002F6008" w:rsidRDefault="002F6008">
      <w:pPr>
        <w:pStyle w:val="ListParagraph"/>
        <w:rPr>
          <w:ins w:id="2609" w:author="Роман Шарковський" w:date="2023-04-20T19:07:00Z"/>
          <w:lang w:val="ru-RU"/>
        </w:rPr>
      </w:pPr>
    </w:p>
    <w:p w14:paraId="40D20651" w14:textId="54492FC2" w:rsidR="002F6008" w:rsidRDefault="002F6008">
      <w:pPr>
        <w:pStyle w:val="ListParagraph"/>
        <w:rPr>
          <w:ins w:id="2610" w:author="Роман Шарковський" w:date="2023-04-20T19:07:00Z"/>
          <w:lang w:val="ru-RU"/>
        </w:rPr>
      </w:pPr>
    </w:p>
    <w:p w14:paraId="16BA199E" w14:textId="7C758AB3" w:rsidR="002F6008" w:rsidRDefault="002F6008">
      <w:pPr>
        <w:pStyle w:val="ListParagraph"/>
        <w:rPr>
          <w:ins w:id="2611" w:author="Роман Шарковський" w:date="2023-04-20T19:07:00Z"/>
          <w:lang w:val="ru-RU"/>
        </w:rPr>
      </w:pPr>
    </w:p>
    <w:p w14:paraId="44570018" w14:textId="58AB775A" w:rsidR="002F6008" w:rsidRDefault="002F6008">
      <w:pPr>
        <w:pStyle w:val="ListParagraph"/>
        <w:rPr>
          <w:ins w:id="2612" w:author="Роман Шарковський" w:date="2023-04-20T19:07:00Z"/>
          <w:lang w:val="ru-RU"/>
        </w:rPr>
      </w:pPr>
    </w:p>
    <w:p w14:paraId="450EA158" w14:textId="5D508B27" w:rsidR="002F6008" w:rsidRDefault="002F6008">
      <w:pPr>
        <w:pStyle w:val="ListParagraph"/>
        <w:rPr>
          <w:ins w:id="2613" w:author="Роман Шарковський" w:date="2023-04-20T19:07:00Z"/>
          <w:lang w:val="ru-RU"/>
        </w:rPr>
      </w:pPr>
    </w:p>
    <w:p w14:paraId="75F73D5E" w14:textId="28FA3610" w:rsidR="002F6008" w:rsidRDefault="002F6008">
      <w:pPr>
        <w:pStyle w:val="ListParagraph"/>
        <w:rPr>
          <w:ins w:id="2614" w:author="Роман Шарковський" w:date="2023-04-20T19:07:00Z"/>
          <w:lang w:val="ru-RU"/>
        </w:rPr>
      </w:pPr>
    </w:p>
    <w:p w14:paraId="21F8C17B" w14:textId="5F2351F7" w:rsidR="002F6008" w:rsidRDefault="002F6008">
      <w:pPr>
        <w:pStyle w:val="ListParagraph"/>
        <w:rPr>
          <w:ins w:id="2615" w:author="Роман Шарковський" w:date="2023-04-20T19:07:00Z"/>
          <w:lang w:val="ru-RU"/>
        </w:rPr>
      </w:pPr>
    </w:p>
    <w:p w14:paraId="690C591A" w14:textId="19C33BA0" w:rsidR="002F6008" w:rsidRDefault="002F6008">
      <w:pPr>
        <w:pStyle w:val="ListParagraph"/>
        <w:rPr>
          <w:ins w:id="2616" w:author="Роман Шарковський" w:date="2023-04-20T19:07:00Z"/>
          <w:lang w:val="ru-RU"/>
        </w:rPr>
      </w:pPr>
    </w:p>
    <w:p w14:paraId="71D3224B" w14:textId="4BD787CA" w:rsidR="002F6008" w:rsidRDefault="002F6008">
      <w:pPr>
        <w:pStyle w:val="ListParagraph"/>
        <w:rPr>
          <w:ins w:id="2617" w:author="Роман Шарковський" w:date="2023-04-20T19:07:00Z"/>
          <w:lang w:val="ru-RU"/>
        </w:rPr>
      </w:pPr>
    </w:p>
    <w:p w14:paraId="268123A1" w14:textId="4340A9C2" w:rsidR="002F6008" w:rsidRDefault="002F6008">
      <w:pPr>
        <w:pStyle w:val="ListParagraph"/>
        <w:rPr>
          <w:ins w:id="2618" w:author="Роман Шарковський" w:date="2023-04-20T19:07:00Z"/>
          <w:lang w:val="ru-RU"/>
        </w:rPr>
      </w:pPr>
    </w:p>
    <w:p w14:paraId="22BD6240" w14:textId="566F04DE" w:rsidR="002F6008" w:rsidRDefault="002F6008">
      <w:pPr>
        <w:pStyle w:val="ListParagraph"/>
        <w:rPr>
          <w:ins w:id="2619" w:author="Роман Шарковський" w:date="2023-04-20T19:07:00Z"/>
          <w:lang w:val="ru-RU"/>
        </w:rPr>
      </w:pPr>
    </w:p>
    <w:p w14:paraId="7C1AADC2" w14:textId="2688E802" w:rsidR="002F6008" w:rsidRDefault="002F6008">
      <w:pPr>
        <w:pStyle w:val="ListParagraph"/>
        <w:rPr>
          <w:ins w:id="2620" w:author="Роман Шарковський" w:date="2023-04-20T19:07:00Z"/>
          <w:lang w:val="ru-RU"/>
        </w:rPr>
      </w:pPr>
    </w:p>
    <w:p w14:paraId="6D396A5E" w14:textId="4EB28997" w:rsidR="002F6008" w:rsidRDefault="002F6008">
      <w:pPr>
        <w:pStyle w:val="ListParagraph"/>
        <w:rPr>
          <w:ins w:id="2621" w:author="Роман Шарковський" w:date="2023-04-20T19:07:00Z"/>
          <w:lang w:val="ru-RU"/>
        </w:rPr>
      </w:pPr>
    </w:p>
    <w:p w14:paraId="32553FFF" w14:textId="0B84E0D2" w:rsidR="002F6008" w:rsidRDefault="002F6008">
      <w:pPr>
        <w:pStyle w:val="ListParagraph"/>
        <w:rPr>
          <w:ins w:id="2622" w:author="Роман Шарковський" w:date="2023-04-20T19:07:00Z"/>
          <w:lang w:val="ru-RU"/>
        </w:rPr>
      </w:pPr>
    </w:p>
    <w:p w14:paraId="03B1A133" w14:textId="5081CAE3" w:rsidR="002F6008" w:rsidRDefault="002F6008">
      <w:pPr>
        <w:pStyle w:val="ListParagraph"/>
        <w:rPr>
          <w:ins w:id="2623" w:author="Роман Шарковський" w:date="2023-04-20T19:07:00Z"/>
          <w:lang w:val="ru-RU"/>
        </w:rPr>
      </w:pPr>
    </w:p>
    <w:p w14:paraId="1E514A7F" w14:textId="2FA3B06C" w:rsidR="002F6008" w:rsidRDefault="002F6008">
      <w:pPr>
        <w:pStyle w:val="ListParagraph"/>
        <w:rPr>
          <w:ins w:id="2624" w:author="Роман Шарковський" w:date="2023-04-20T19:08:00Z"/>
          <w:lang w:val="ru-RU"/>
        </w:rPr>
      </w:pPr>
    </w:p>
    <w:p w14:paraId="35B3E13F" w14:textId="77777777" w:rsidR="002F6008" w:rsidRDefault="002F6008">
      <w:pPr>
        <w:pStyle w:val="ListParagraph"/>
        <w:rPr>
          <w:lang w:val="ru-RU"/>
        </w:rPr>
        <w:pPrChange w:id="2625" w:author="Роман Шарковський" w:date="2023-04-05T23:20:00Z">
          <w:pPr>
            <w:spacing w:line="360" w:lineRule="auto"/>
            <w:jc w:val="both"/>
          </w:pPr>
        </w:pPrChange>
      </w:pPr>
    </w:p>
    <w:sectPr w:rsidR="002F6008" w:rsidSect="00BA1B7F">
      <w:headerReference w:type="default" r:id="rId74"/>
      <w:headerReference w:type="first" r:id="rId75"/>
      <w:pgSz w:w="11906" w:h="16838"/>
      <w:pgMar w:top="50" w:right="567" w:bottom="567" w:left="1418" w:header="284" w:footer="284" w:gutter="0"/>
      <w:cols w:space="708"/>
      <w:titlePg/>
      <w:docGrid w:linePitch="360"/>
      <w:sectPrChange w:id="2664" w:author="Роман Шарковський" w:date="2023-04-19T12:25:00Z">
        <w:sectPr w:rsidR="002F6008" w:rsidSect="00BA1B7F">
          <w:pgMar w:top="50" w:right="567" w:bottom="567" w:left="1418" w:header="283" w:footer="283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034B2" w14:textId="77777777" w:rsidR="002D7B28" w:rsidRDefault="002D7B28">
      <w:r>
        <w:separator/>
      </w:r>
    </w:p>
  </w:endnote>
  <w:endnote w:type="continuationSeparator" w:id="0">
    <w:p w14:paraId="751E0F04" w14:textId="77777777" w:rsidR="002D7B28" w:rsidRDefault="002D7B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D2D04" w14:textId="77777777" w:rsidR="002D7B28" w:rsidRDefault="002D7B28">
      <w:r>
        <w:separator/>
      </w:r>
    </w:p>
  </w:footnote>
  <w:footnote w:type="continuationSeparator" w:id="0">
    <w:p w14:paraId="79FE8643" w14:textId="77777777" w:rsidR="002D7B28" w:rsidRDefault="002D7B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E988F" w14:textId="77777777" w:rsidR="00326D2B" w:rsidRDefault="00326D2B">
    <w:pPr>
      <w:pStyle w:val="Header"/>
    </w:pPr>
    <w:r>
      <w:rPr>
        <w:noProof/>
        <w:sz w:val="20"/>
        <w:lang w:eastAsia="uk-UA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11A85795" wp14:editId="2C3CDDF0">
              <wp:simplePos x="0" y="0"/>
              <wp:positionH relativeFrom="page">
                <wp:posOffset>714375</wp:posOffset>
              </wp:positionH>
              <wp:positionV relativeFrom="page">
                <wp:posOffset>247650</wp:posOffset>
              </wp:positionV>
              <wp:extent cx="6588760" cy="10189210"/>
              <wp:effectExtent l="0" t="0" r="21590" b="2159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591C93" w14:textId="77777777" w:rsidR="00326D2B" w:rsidRDefault="00326D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61C2B20" w14:textId="77777777" w:rsidR="00326D2B" w:rsidRDefault="00326D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A34943" w14:textId="77777777" w:rsidR="00326D2B" w:rsidRDefault="00326D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14C36B" w14:textId="77777777" w:rsidR="00326D2B" w:rsidRDefault="00326D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70B88F" w14:textId="77777777" w:rsidR="00326D2B" w:rsidRDefault="00326D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2589B5" w14:textId="77777777" w:rsidR="00326D2B" w:rsidRDefault="00326D2B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8C203" w14:textId="30E16A94" w:rsidR="00326D2B" w:rsidRDefault="00326D2B">
                            <w:pPr>
                              <w:pStyle w:val="a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Style w:val="PageNumber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PageNumber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separate"/>
                            </w:r>
                            <w:r w:rsidR="003E0570">
                              <w:rPr>
                                <w:rStyle w:val="PageNumber"/>
                                <w:rFonts w:ascii="Times New Roman" w:hAnsi="Times New Roman"/>
                                <w:i w:val="0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Style w:val="PageNumber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86"/>
                          <a:ext cx="11075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AA7048" w14:textId="238DECB5" w:rsidR="00326D2B" w:rsidRPr="00C05CB7" w:rsidRDefault="00A801BF" w:rsidP="00B2143E">
                            <w:pPr>
                              <w:pStyle w:val="a"/>
                              <w:jc w:val="center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ЖИТОМИРСЬКА ПОЛІТЕХНІКА</w:t>
                            </w:r>
                            <w:r w:rsidR="00414ECC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="008C0DC6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2</w:t>
                            </w:r>
                            <w:ins w:id="2626" w:author="Роман Шарковський" w:date="2023-04-20T19:08:00Z">
                              <w:r w:rsidR="002F6008">
                                <w:rPr>
                                  <w:rFonts w:ascii="Calibri" w:hAnsi="Calibri"/>
                                  <w:sz w:val="24"/>
                                  <w:szCs w:val="24"/>
                                </w:rPr>
                                <w:t>2</w:t>
                              </w:r>
                            </w:ins>
                            <w:del w:id="2627" w:author="Роман Шарковський" w:date="2023-04-20T19:08:00Z">
                              <w:r w:rsidR="008C0DC6" w:rsidDel="002F6008">
                                <w:rPr>
                                  <w:rFonts w:ascii="Calibri" w:hAnsi="Calibri"/>
                                  <w:sz w:val="24"/>
                                  <w:szCs w:val="24"/>
                                </w:rPr>
                                <w:delText>3</w:delText>
                              </w:r>
                            </w:del>
                            <w:r w:rsidR="00414ECC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.125.</w:t>
                            </w:r>
                            <w:del w:id="2628" w:author="Роман Шарковський" w:date="2023-04-20T19:08:00Z">
                              <w:r w:rsidR="007E7C3E" w:rsidRPr="007E7C3E" w:rsidDel="002F6008">
                                <w:rPr>
                                  <w:rFonts w:ascii="Calibri" w:hAnsi="Calibri"/>
                                  <w:sz w:val="24"/>
                                  <w:szCs w:val="24"/>
                                </w:rPr>
                                <w:delText>2</w:delText>
                              </w:r>
                            </w:del>
                            <w:ins w:id="2629" w:author="Роман Шарковський" w:date="2023-04-20T19:08:00Z">
                              <w:r w:rsidR="002F6008">
                                <w:rPr>
                                  <w:rFonts w:ascii="Calibri" w:hAnsi="Calibri"/>
                                  <w:sz w:val="24"/>
                                  <w:szCs w:val="24"/>
                                </w:rPr>
                                <w:t>11</w:t>
                              </w:r>
                            </w:ins>
                            <w:del w:id="2630" w:author="Роман Шарковський" w:date="2023-04-20T19:08:00Z">
                              <w:r w:rsidR="007E7C3E" w:rsidRPr="007E7C3E" w:rsidDel="002F6008">
                                <w:rPr>
                                  <w:rFonts w:ascii="Calibri" w:hAnsi="Calibri"/>
                                  <w:sz w:val="24"/>
                                  <w:szCs w:val="24"/>
                                </w:rPr>
                                <w:delText>4</w:delText>
                              </w:r>
                            </w:del>
                            <w:r w:rsidR="00414ECC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.000 –</w:t>
                            </w:r>
                            <w:r w:rsidR="003E0570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14ECC" w:rsidRPr="007E7C3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Лр.</w:t>
                            </w:r>
                            <w:ins w:id="2631" w:author="Роман Шарковський" w:date="2023-04-20T19:08:00Z">
                              <w:r w:rsidR="002F6008">
                                <w:rPr>
                                  <w:rFonts w:ascii="Calibri" w:hAnsi="Calibri"/>
                                  <w:sz w:val="24"/>
                                  <w:szCs w:val="24"/>
                                </w:rPr>
                                <w:t>1</w:t>
                              </w:r>
                            </w:ins>
                            <w:del w:id="2632" w:author="Роман Шарковський" w:date="2023-03-14T21:39:00Z">
                              <w:r w:rsidR="00414ECC" w:rsidRPr="007E7C3E" w:rsidDel="00C4415C">
                                <w:rPr>
                                  <w:rFonts w:ascii="Calibri" w:hAnsi="Calibri"/>
                                  <w:sz w:val="24"/>
                                  <w:szCs w:val="24"/>
                                </w:rPr>
                                <w:delText>1</w:delText>
                              </w:r>
                            </w:del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A85795" id="Group 1" o:spid="_x0000_s1026" style="position:absolute;margin-left:56.25pt;margin-top:19.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2B591C93" w14:textId="77777777" w:rsidR="00326D2B" w:rsidRDefault="00326D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561C2B20" w14:textId="77777777" w:rsidR="00326D2B" w:rsidRDefault="00326D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0AA34943" w14:textId="77777777" w:rsidR="00326D2B" w:rsidRDefault="00326D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3014C36B" w14:textId="77777777" w:rsidR="00326D2B" w:rsidRDefault="00326D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4E70B88F" w14:textId="77777777" w:rsidR="00326D2B" w:rsidRDefault="00326D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222589B5" w14:textId="77777777" w:rsidR="00326D2B" w:rsidRDefault="00326D2B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1E68C203" w14:textId="30E16A94" w:rsidR="00326D2B" w:rsidRDefault="00326D2B">
                      <w:pPr>
                        <w:pStyle w:val="a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rStyle w:val="PageNumber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begin"/>
                      </w:r>
                      <w:r>
                        <w:rPr>
                          <w:rStyle w:val="PageNumber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instrText xml:space="preserve"> PAGE </w:instrText>
                      </w:r>
                      <w:r>
                        <w:rPr>
                          <w:rStyle w:val="PageNumber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separate"/>
                      </w:r>
                      <w:r w:rsidR="003E0570">
                        <w:rPr>
                          <w:rStyle w:val="PageNumber"/>
                          <w:rFonts w:ascii="Times New Roman" w:hAnsi="Times New Roman"/>
                          <w:i w:val="0"/>
                          <w:noProof/>
                          <w:sz w:val="24"/>
                          <w:szCs w:val="24"/>
                          <w:lang w:val="ru-RU"/>
                        </w:rPr>
                        <w:t>2</w:t>
                      </w:r>
                      <w:r>
                        <w:rPr>
                          <w:rStyle w:val="PageNumber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86;width:11075;height: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BAA7048" w14:textId="238DECB5" w:rsidR="00326D2B" w:rsidRPr="00C05CB7" w:rsidRDefault="00A801BF" w:rsidP="00B2143E">
                      <w:pPr>
                        <w:pStyle w:val="a"/>
                        <w:jc w:val="center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ЖИТОМИРСЬКА ПОЛІТЕХНІКА</w:t>
                      </w:r>
                      <w:r w:rsidR="00414ECC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="008C0DC6">
                        <w:rPr>
                          <w:rFonts w:ascii="Calibri" w:hAnsi="Calibri"/>
                          <w:sz w:val="24"/>
                          <w:szCs w:val="24"/>
                        </w:rPr>
                        <w:t>2</w:t>
                      </w:r>
                      <w:ins w:id="2633" w:author="Роман Шарковський" w:date="2023-04-20T19:08:00Z">
                        <w:r w:rsidR="002F6008">
                          <w:rPr>
                            <w:rFonts w:ascii="Calibri" w:hAnsi="Calibri"/>
                            <w:sz w:val="24"/>
                            <w:szCs w:val="24"/>
                          </w:rPr>
                          <w:t>2</w:t>
                        </w:r>
                      </w:ins>
                      <w:del w:id="2634" w:author="Роман Шарковський" w:date="2023-04-20T19:08:00Z">
                        <w:r w:rsidR="008C0DC6" w:rsidDel="002F6008">
                          <w:rPr>
                            <w:rFonts w:ascii="Calibri" w:hAnsi="Calibri"/>
                            <w:sz w:val="24"/>
                            <w:szCs w:val="24"/>
                          </w:rPr>
                          <w:delText>3</w:delText>
                        </w:r>
                      </w:del>
                      <w:r w:rsidR="00414ECC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>.125.</w:t>
                      </w:r>
                      <w:del w:id="2635" w:author="Роман Шарковський" w:date="2023-04-20T19:08:00Z">
                        <w:r w:rsidR="007E7C3E" w:rsidRPr="007E7C3E" w:rsidDel="002F6008">
                          <w:rPr>
                            <w:rFonts w:ascii="Calibri" w:hAnsi="Calibri"/>
                            <w:sz w:val="24"/>
                            <w:szCs w:val="24"/>
                          </w:rPr>
                          <w:delText>2</w:delText>
                        </w:r>
                      </w:del>
                      <w:ins w:id="2636" w:author="Роман Шарковський" w:date="2023-04-20T19:08:00Z">
                        <w:r w:rsidR="002F6008">
                          <w:rPr>
                            <w:rFonts w:ascii="Calibri" w:hAnsi="Calibri"/>
                            <w:sz w:val="24"/>
                            <w:szCs w:val="24"/>
                          </w:rPr>
                          <w:t>11</w:t>
                        </w:r>
                      </w:ins>
                      <w:del w:id="2637" w:author="Роман Шарковський" w:date="2023-04-20T19:08:00Z">
                        <w:r w:rsidR="007E7C3E" w:rsidRPr="007E7C3E" w:rsidDel="002F6008">
                          <w:rPr>
                            <w:rFonts w:ascii="Calibri" w:hAnsi="Calibri"/>
                            <w:sz w:val="24"/>
                            <w:szCs w:val="24"/>
                          </w:rPr>
                          <w:delText>4</w:delText>
                        </w:r>
                      </w:del>
                      <w:r w:rsidR="00414ECC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>.000 –</w:t>
                      </w:r>
                      <w:r w:rsidR="003E0570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  <w:r w:rsidR="00414ECC" w:rsidRPr="007E7C3E">
                        <w:rPr>
                          <w:rFonts w:ascii="Calibri" w:hAnsi="Calibri"/>
                          <w:sz w:val="24"/>
                          <w:szCs w:val="24"/>
                        </w:rPr>
                        <w:t>Лр.</w:t>
                      </w:r>
                      <w:ins w:id="2638" w:author="Роман Шарковський" w:date="2023-04-20T19:08:00Z">
                        <w:r w:rsidR="002F6008">
                          <w:rPr>
                            <w:rFonts w:ascii="Calibri" w:hAnsi="Calibri"/>
                            <w:sz w:val="24"/>
                            <w:szCs w:val="24"/>
                          </w:rPr>
                          <w:t>1</w:t>
                        </w:r>
                      </w:ins>
                      <w:del w:id="2639" w:author="Роман Шарковський" w:date="2023-03-14T21:39:00Z">
                        <w:r w:rsidR="00414ECC" w:rsidRPr="007E7C3E" w:rsidDel="00C4415C">
                          <w:rPr>
                            <w:rFonts w:ascii="Calibri" w:hAnsi="Calibri"/>
                            <w:sz w:val="24"/>
                            <w:szCs w:val="24"/>
                          </w:rPr>
                          <w:delText>1</w:delText>
                        </w:r>
                      </w:del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4B136" w14:textId="77777777" w:rsidR="00326D2B" w:rsidRPr="0080663F" w:rsidRDefault="00326D2B" w:rsidP="009F131C">
    <w:pPr>
      <w:pStyle w:val="Heading1"/>
      <w:rPr>
        <w:rFonts w:ascii="Times New Roman" w:hAnsi="Times New Roman" w:cs="Times New Roman"/>
        <w:sz w:val="28"/>
        <w:szCs w:val="28"/>
        <w:lang w:val="ru-RU"/>
      </w:rPr>
    </w:pPr>
    <w:r w:rsidRPr="00651D76">
      <w:rPr>
        <w:rFonts w:ascii="Times New Roman" w:hAnsi="Times New Roman" w:cs="Times New Roman"/>
        <w:noProof/>
        <w:lang w:eastAsia="uk-UA"/>
      </w:rPr>
      <mc:AlternateContent>
        <mc:Choice Requires="wpg">
          <w:drawing>
            <wp:anchor distT="0" distB="0" distL="114300" distR="114300" simplePos="0" relativeHeight="251650560" behindDoc="0" locked="1" layoutInCell="1" allowOverlap="1" wp14:anchorId="3C203A03" wp14:editId="3B5E4A67">
              <wp:simplePos x="0" y="0"/>
              <wp:positionH relativeFrom="page">
                <wp:posOffset>706755</wp:posOffset>
              </wp:positionH>
              <wp:positionV relativeFrom="page">
                <wp:posOffset>249555</wp:posOffset>
              </wp:positionV>
              <wp:extent cx="6588760" cy="10189210"/>
              <wp:effectExtent l="0" t="0" r="21590" b="21590"/>
              <wp:wrapNone/>
              <wp:docPr id="1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C79500" w14:textId="77777777" w:rsidR="00326D2B" w:rsidRDefault="00326D2B" w:rsidP="00B66788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D3B6AFD" w14:textId="77777777" w:rsidR="00326D2B" w:rsidRDefault="00326D2B" w:rsidP="00B66788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4FF824" w14:textId="77777777" w:rsidR="00326D2B" w:rsidRDefault="00326D2B" w:rsidP="00B66788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80FD88" w14:textId="77777777" w:rsidR="00326D2B" w:rsidRDefault="00326D2B" w:rsidP="00B66788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231747" w14:textId="77777777" w:rsidR="00326D2B" w:rsidRDefault="00326D2B" w:rsidP="00B66788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BAC566" w14:textId="77777777" w:rsidR="00326D2B" w:rsidRDefault="00326D2B" w:rsidP="00B66788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D8F847" w14:textId="77777777" w:rsidR="00326D2B" w:rsidRDefault="00326D2B" w:rsidP="00B66788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385ED4" w14:textId="2E58E1C8" w:rsidR="00326D2B" w:rsidRPr="00693CCB" w:rsidRDefault="00C05CB7" w:rsidP="00B66788">
                            <w:pPr>
                              <w:pStyle w:val="a"/>
                              <w:jc w:val="center"/>
                              <w:rPr>
                                <w:rFonts w:ascii="Calibri" w:hAnsi="Calibri"/>
                                <w:szCs w:val="28"/>
                              </w:rPr>
                            </w:pP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Ж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ИТОМИРСЬКА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ПОЛІТЕХНІКА</w:t>
                            </w:r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C95106">
                              <w:rPr>
                                <w:rFonts w:ascii="Calibri" w:hAnsi="Calibri"/>
                                <w:szCs w:val="28"/>
                              </w:rPr>
                              <w:t>2</w:t>
                            </w:r>
                            <w:ins w:id="2640" w:author="Роман Шарковський" w:date="2023-04-20T19:07:00Z">
                              <w:r w:rsidR="002F6008">
                                <w:rPr>
                                  <w:rFonts w:ascii="Calibri" w:hAnsi="Calibri"/>
                                  <w:szCs w:val="28"/>
                                </w:rPr>
                                <w:t>2</w:t>
                              </w:r>
                            </w:ins>
                            <w:del w:id="2641" w:author="Роман Шарковський" w:date="2023-04-20T19:07:00Z">
                              <w:r w:rsidR="008C0DC6" w:rsidDel="002F6008">
                                <w:rPr>
                                  <w:rFonts w:ascii="Calibri" w:hAnsi="Calibri"/>
                                  <w:szCs w:val="28"/>
                                </w:rPr>
                                <w:delText>3</w:delText>
                              </w:r>
                            </w:del>
                            <w:r w:rsidR="005F7A49"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="003E0570" w:rsidRPr="00693CCB">
                              <w:rPr>
                                <w:rFonts w:ascii="Calibri" w:hAnsi="Calibri"/>
                                <w:szCs w:val="28"/>
                              </w:rPr>
                              <w:t>125</w:t>
                            </w:r>
                            <w:r w:rsidR="005F7A49" w:rsidRPr="00693CCB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ins w:id="2642" w:author="Роман Шарковський" w:date="2023-04-20T19:07:00Z">
                              <w:r w:rsidR="002F6008">
                                <w:rPr>
                                  <w:rFonts w:ascii="Calibri" w:hAnsi="Calibri"/>
                                  <w:szCs w:val="28"/>
                                </w:rPr>
                                <w:t>11</w:t>
                              </w:r>
                            </w:ins>
                            <w:del w:id="2643" w:author="Роман Шарковський" w:date="2023-04-20T19:07:00Z">
                              <w:r w:rsidR="00693CCB" w:rsidRPr="00693CCB" w:rsidDel="002F6008">
                                <w:rPr>
                                  <w:rFonts w:ascii="Calibri" w:hAnsi="Calibri"/>
                                  <w:szCs w:val="28"/>
                                </w:rPr>
                                <w:delText>24</w:delText>
                              </w:r>
                            </w:del>
                            <w:r w:rsidR="005F7A49" w:rsidRPr="00693CCB">
                              <w:rPr>
                                <w:rFonts w:ascii="Calibri" w:hAnsi="Calibri"/>
                                <w:szCs w:val="28"/>
                              </w:rPr>
                              <w:t>.000 –</w:t>
                            </w:r>
                            <w:r w:rsidR="003E0570" w:rsidRPr="00693CCB">
                              <w:rPr>
                                <w:rFonts w:ascii="Calibri" w:hAnsi="Calibri"/>
                                <w:szCs w:val="28"/>
                              </w:rPr>
                              <w:t xml:space="preserve"> </w:t>
                            </w:r>
                            <w:r w:rsidR="00414ECC" w:rsidRPr="00693CCB">
                              <w:rPr>
                                <w:rFonts w:ascii="Calibri" w:hAnsi="Calibri"/>
                                <w:szCs w:val="28"/>
                              </w:rPr>
                              <w:t>Лр.</w:t>
                            </w:r>
                            <w:ins w:id="2644" w:author="Роман Шарковський" w:date="2023-04-20T19:07:00Z">
                              <w:r w:rsidR="002F6008">
                                <w:rPr>
                                  <w:rFonts w:ascii="Calibri" w:hAnsi="Calibri"/>
                                  <w:szCs w:val="28"/>
                                </w:rPr>
                                <w:t>1</w:t>
                              </w:r>
                            </w:ins>
                            <w:del w:id="2645" w:author="Роман Шарковський" w:date="2023-03-14T21:39:00Z">
                              <w:r w:rsidR="00414ECC" w:rsidRPr="00693CCB" w:rsidDel="00C4415C">
                                <w:rPr>
                                  <w:rFonts w:ascii="Calibri" w:hAnsi="Calibri"/>
                                  <w:szCs w:val="28"/>
                                </w:rPr>
                                <w:delText>1</w:delText>
                              </w:r>
                            </w:del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50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00DF74" w14:textId="77777777" w:rsidR="00326D2B" w:rsidRDefault="00326D2B" w:rsidP="00B66788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818907" w14:textId="6B0232EE" w:rsidR="00326D2B" w:rsidRPr="00693CCB" w:rsidRDefault="00693CCB" w:rsidP="00B66788">
                              <w:pPr>
                                <w:rPr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93CCB">
                                <w:rPr>
                                  <w:i/>
                                  <w:sz w:val="16"/>
                                  <w:szCs w:val="16"/>
                                  <w:lang w:val="ru-RU"/>
                                </w:rPr>
                                <w:t>Шарковський Р.О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56E9D" w14:textId="77777777" w:rsidR="00326D2B" w:rsidRDefault="00326D2B" w:rsidP="00B6678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8D7260" w14:textId="6EEAB568" w:rsidR="00326D2B" w:rsidRPr="00693CCB" w:rsidRDefault="002F6008" w:rsidP="00B66788">
                              <w:pPr>
                                <w:pStyle w:val="a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ins w:id="2646" w:author="Роман Шарковський" w:date="2023-04-20T19:09:00Z">
                                <w:r>
                                  <w:rPr>
                                    <w:rFonts w:asciiTheme="minorHAnsi" w:hAnsiTheme="minorHAnsi" w:cstheme="minorHAnsi"/>
                                    <w:sz w:val="16"/>
                                    <w:szCs w:val="16"/>
                                    <w:lang w:val="ru-RU"/>
                                  </w:rPr>
                                  <w:t>Болотіна</w:t>
                                </w:r>
                                <w:proofErr w:type="spellEnd"/>
                                <w:r>
                                  <w:rPr>
                                    <w:rFonts w:asciiTheme="minorHAnsi" w:hAnsiTheme="minorHAnsi" w:cstheme="minorHAnsi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В. В</w:t>
                                </w:r>
                              </w:ins>
                              <w:del w:id="2647" w:author="Роман Шарковський" w:date="2023-04-20T18:46:00Z">
                                <w:r w:rsidR="00693CCB" w:rsidRPr="00693CCB" w:rsidDel="002F6008">
                                  <w:rPr>
                                    <w:rFonts w:asciiTheme="minorHAnsi" w:hAnsiTheme="minorHAnsi" w:cstheme="minorHAnsi"/>
                                    <w:sz w:val="16"/>
                                    <w:szCs w:val="16"/>
                                    <w:lang w:val="ru-RU"/>
                                  </w:rPr>
                                  <w:delText>Фальковський І. Г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7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82" cy="309"/>
                          <a:chOff x="0" y="0"/>
                          <a:chExt cx="20336" cy="20000"/>
                        </a:xfrm>
                      </wpg:grpSpPr>
                      <wps:wsp>
                        <wps:cNvPr id="7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60F2E1" w14:textId="77777777" w:rsidR="00326D2B" w:rsidRDefault="00326D2B" w:rsidP="00B6678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61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0546CE" w14:textId="77777777" w:rsidR="00326D2B" w:rsidRDefault="00326D2B" w:rsidP="00B66788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E7C173" w14:textId="77777777" w:rsidR="00326D2B" w:rsidRDefault="00326D2B" w:rsidP="00B6678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A55872" w14:textId="77777777" w:rsidR="00326D2B" w:rsidRDefault="00326D2B" w:rsidP="00B66788">
                              <w:pPr>
                                <w:pStyle w:val="a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3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06911A" w14:textId="77777777" w:rsidR="00326D2B" w:rsidRDefault="002638A5" w:rsidP="00B6678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Зав.каф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CFC644" w14:textId="77777777" w:rsidR="00326D2B" w:rsidRPr="002638A5" w:rsidRDefault="002638A5" w:rsidP="00B66788">
                              <w:pPr>
                                <w:pStyle w:val="a"/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38A5"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 w:rsidRPr="002638A5"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  <w:t xml:space="preserve">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6" name="Line 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61"/>
                      <wps:cNvSpPr>
                        <a:spLocks noChangeArrowheads="1"/>
                      </wps:cNvSpPr>
                      <wps:spPr bwMode="auto">
                        <a:xfrm>
                          <a:off x="7760" y="18561"/>
                          <a:ext cx="6292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F6568A" w14:textId="1AFFF305" w:rsidR="00326D2B" w:rsidRPr="00A9614E" w:rsidRDefault="00414ECC" w:rsidP="00954BE3">
                            <w:pPr>
                              <w:pStyle w:val="a"/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24"/>
                              </w:rPr>
                            </w:pPr>
                            <w:r w:rsidRPr="00A9614E">
                              <w:t>Звіт з лабораторної роботи №</w:t>
                            </w:r>
                            <w:ins w:id="2648" w:author="Роман Шарковський" w:date="2023-04-20T18:46:00Z">
                              <w:r w:rsidR="002F6008">
                                <w:t>1</w:t>
                              </w:r>
                            </w:ins>
                            <w:del w:id="2649" w:author="Роман Шарковський" w:date="2023-03-14T21:39:00Z">
                              <w:r w:rsidRPr="00A9614E" w:rsidDel="00C4415C">
                                <w:delText>1</w:delText>
                              </w:r>
                            </w:del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Line 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Line 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0" name="Line 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4F2A48" w14:textId="77777777" w:rsidR="00326D2B" w:rsidRDefault="00326D2B" w:rsidP="00B66788">
                            <w:pPr>
                              <w:pStyle w:val="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A48D2B" w14:textId="38A44BF2" w:rsidR="00326D2B" w:rsidRDefault="003E0570" w:rsidP="00B66788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</w:t>
                            </w:r>
                            <w:r w:rsidR="00326D2B">
                              <w:rPr>
                                <w:sz w:val="18"/>
                              </w:rPr>
                              <w:t>р</w:t>
                            </w:r>
                            <w:r>
                              <w:rPr>
                                <w:sz w:val="18"/>
                              </w:rPr>
                              <w:t>к</w:t>
                            </w:r>
                            <w:r w:rsidR="00326D2B">
                              <w:rPr>
                                <w:sz w:val="18"/>
                              </w:rPr>
                              <w:t>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ED5046" w14:textId="5508899B" w:rsidR="00326D2B" w:rsidRPr="002F6B72" w:rsidRDefault="005A1778" w:rsidP="00B66788">
                            <w:pPr>
                              <w:pStyle w:val="a"/>
                              <w:jc w:val="center"/>
                              <w:rPr>
                                <w:iCs/>
                                <w:sz w:val="18"/>
                              </w:rPr>
                            </w:pPr>
                            <w:ins w:id="2650" w:author="Роман Шарковський" w:date="2023-04-21T17:23:00Z">
                              <w:r>
                                <w:rPr>
                                  <w:iCs/>
                                  <w:sz w:val="18"/>
                                </w:rPr>
                                <w:t>27</w:t>
                              </w:r>
                            </w:ins>
                            <w:del w:id="2651" w:author="Роман Шарковський" w:date="2023-03-14T21:39:00Z">
                              <w:r w:rsidR="008C0DC6" w:rsidDel="00C4415C">
                                <w:rPr>
                                  <w:iCs/>
                                  <w:sz w:val="18"/>
                                </w:rPr>
                                <w:delText>7</w:delText>
                              </w:r>
                            </w:del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Line 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Line 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AC5898" w14:textId="52DD363A" w:rsidR="00326D2B" w:rsidRPr="00693CCB" w:rsidRDefault="00B86DBA" w:rsidP="00311F95">
                            <w:pPr>
                              <w:pStyle w:val="a"/>
                              <w:jc w:val="center"/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 w:rsidRPr="00693CCB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ФІКТ</w:t>
                            </w:r>
                            <w:r w:rsidRPr="00693CCB">
                              <w:rPr>
                                <w:rFonts w:ascii="Times New Roman" w:hAnsi="Times New Roman"/>
                                <w:sz w:val="32"/>
                                <w:szCs w:val="32"/>
                              </w:rPr>
                              <w:t>,</w:t>
                            </w:r>
                            <w:r w:rsidRPr="00693CCB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 w:rsidR="00693CCB" w:rsidRPr="00693CCB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КБ-21-2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203A03" id="Group 21" o:spid="_x0000_s1046" style="position:absolute;margin-left:55.65pt;margin-top:19.65pt;width:518.8pt;height:802.3pt;z-index:251650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">
              <v:rect id="Rectangle 2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2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2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2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2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3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rect id="Rectangle 3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74C79500" w14:textId="77777777" w:rsidR="00326D2B" w:rsidRDefault="00326D2B" w:rsidP="00B66788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0D3B6AFD" w14:textId="77777777" w:rsidR="00326D2B" w:rsidRDefault="00326D2B" w:rsidP="00B66788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584FF824" w14:textId="77777777" w:rsidR="00326D2B" w:rsidRDefault="00326D2B" w:rsidP="00B66788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1280FD88" w14:textId="77777777" w:rsidR="00326D2B" w:rsidRDefault="00326D2B" w:rsidP="00B66788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67231747" w14:textId="77777777" w:rsidR="00326D2B" w:rsidRDefault="00326D2B" w:rsidP="00B66788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7BBAC566" w14:textId="77777777" w:rsidR="00326D2B" w:rsidRDefault="00326D2B" w:rsidP="00B66788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29D8F847" w14:textId="77777777" w:rsidR="00326D2B" w:rsidRDefault="00326D2B" w:rsidP="00B66788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39" o:spid="_x0000_s1064" style="position:absolute;left:7760;top:17481;width:12159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01385ED4" w14:textId="2E58E1C8" w:rsidR="00326D2B" w:rsidRPr="00693CCB" w:rsidRDefault="00C05CB7" w:rsidP="00B66788">
                      <w:pPr>
                        <w:pStyle w:val="a"/>
                        <w:jc w:val="center"/>
                        <w:rPr>
                          <w:rFonts w:ascii="Calibri" w:hAnsi="Calibri"/>
                          <w:szCs w:val="28"/>
                        </w:rPr>
                      </w:pP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>Ж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ИТОМИРСЬКА</w:t>
                      </w: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ПОЛІТЕХНІКА</w:t>
                      </w:r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C95106">
                        <w:rPr>
                          <w:rFonts w:ascii="Calibri" w:hAnsi="Calibri"/>
                          <w:szCs w:val="28"/>
                        </w:rPr>
                        <w:t>2</w:t>
                      </w:r>
                      <w:ins w:id="2652" w:author="Роман Шарковський" w:date="2023-04-20T19:07:00Z">
                        <w:r w:rsidR="002F6008">
                          <w:rPr>
                            <w:rFonts w:ascii="Calibri" w:hAnsi="Calibri"/>
                            <w:szCs w:val="28"/>
                          </w:rPr>
                          <w:t>2</w:t>
                        </w:r>
                      </w:ins>
                      <w:del w:id="2653" w:author="Роман Шарковський" w:date="2023-04-20T19:07:00Z">
                        <w:r w:rsidR="008C0DC6" w:rsidDel="002F6008">
                          <w:rPr>
                            <w:rFonts w:ascii="Calibri" w:hAnsi="Calibri"/>
                            <w:szCs w:val="28"/>
                          </w:rPr>
                          <w:delText>3</w:delText>
                        </w:r>
                      </w:del>
                      <w:r w:rsidR="005F7A49"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="003E0570" w:rsidRPr="00693CCB">
                        <w:rPr>
                          <w:rFonts w:ascii="Calibri" w:hAnsi="Calibri"/>
                          <w:szCs w:val="28"/>
                        </w:rPr>
                        <w:t>125</w:t>
                      </w:r>
                      <w:r w:rsidR="005F7A49" w:rsidRPr="00693CCB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ins w:id="2654" w:author="Роман Шарковський" w:date="2023-04-20T19:07:00Z">
                        <w:r w:rsidR="002F6008">
                          <w:rPr>
                            <w:rFonts w:ascii="Calibri" w:hAnsi="Calibri"/>
                            <w:szCs w:val="28"/>
                          </w:rPr>
                          <w:t>11</w:t>
                        </w:r>
                      </w:ins>
                      <w:del w:id="2655" w:author="Роман Шарковський" w:date="2023-04-20T19:07:00Z">
                        <w:r w:rsidR="00693CCB" w:rsidRPr="00693CCB" w:rsidDel="002F6008">
                          <w:rPr>
                            <w:rFonts w:ascii="Calibri" w:hAnsi="Calibri"/>
                            <w:szCs w:val="28"/>
                          </w:rPr>
                          <w:delText>24</w:delText>
                        </w:r>
                      </w:del>
                      <w:r w:rsidR="005F7A49" w:rsidRPr="00693CCB">
                        <w:rPr>
                          <w:rFonts w:ascii="Calibri" w:hAnsi="Calibri"/>
                          <w:szCs w:val="28"/>
                        </w:rPr>
                        <w:t>.000 –</w:t>
                      </w:r>
                      <w:r w:rsidR="003E0570" w:rsidRPr="00693CCB">
                        <w:rPr>
                          <w:rFonts w:ascii="Calibri" w:hAnsi="Calibri"/>
                          <w:szCs w:val="28"/>
                        </w:rPr>
                        <w:t xml:space="preserve"> </w:t>
                      </w:r>
                      <w:r w:rsidR="00414ECC" w:rsidRPr="00693CCB">
                        <w:rPr>
                          <w:rFonts w:ascii="Calibri" w:hAnsi="Calibri"/>
                          <w:szCs w:val="28"/>
                        </w:rPr>
                        <w:t>Лр.</w:t>
                      </w:r>
                      <w:ins w:id="2656" w:author="Роман Шарковський" w:date="2023-04-20T19:07:00Z">
                        <w:r w:rsidR="002F6008">
                          <w:rPr>
                            <w:rFonts w:ascii="Calibri" w:hAnsi="Calibri"/>
                            <w:szCs w:val="28"/>
                          </w:rPr>
                          <w:t>1</w:t>
                        </w:r>
                      </w:ins>
                      <w:del w:id="2657" w:author="Роман Шарковський" w:date="2023-03-14T21:39:00Z">
                        <w:r w:rsidR="00414ECC" w:rsidRPr="00693CCB" w:rsidDel="00C4415C">
                          <w:rPr>
                            <w:rFonts w:ascii="Calibri" w:hAnsi="Calibri"/>
                            <w:szCs w:val="28"/>
                          </w:rPr>
                          <w:delText>1</w:delText>
                        </w:r>
                      </w:del>
                    </w:p>
                  </w:txbxContent>
                </v:textbox>
              </v:rect>
              <v:line id="Line 4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4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Line 4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group id="Group 4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<v:rect id="Rectangle 4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14:paraId="4B00DF74" w14:textId="77777777" w:rsidR="00326D2B" w:rsidRDefault="00326D2B" w:rsidP="00B66788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<v:textbox inset="1pt,1pt,1pt,1pt">
                    <w:txbxContent>
                      <w:p w14:paraId="59818907" w14:textId="6B0232EE" w:rsidR="00326D2B" w:rsidRPr="00693CCB" w:rsidRDefault="00693CCB" w:rsidP="00B66788">
                        <w:pPr>
                          <w:rPr>
                            <w:i/>
                            <w:sz w:val="16"/>
                            <w:szCs w:val="16"/>
                            <w:lang w:val="ru-RU"/>
                          </w:rPr>
                        </w:pPr>
                        <w:r w:rsidRPr="00693CCB">
                          <w:rPr>
                            <w:i/>
                            <w:sz w:val="16"/>
                            <w:szCs w:val="16"/>
                            <w:lang w:val="ru-RU"/>
                          </w:rPr>
                          <w:t>Шарковський Р.О</w:t>
                        </w:r>
                      </w:p>
                    </w:txbxContent>
                  </v:textbox>
                </v:rect>
              </v:group>
              <v:group id="Group 4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4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23756E9D" w14:textId="77777777" w:rsidR="00326D2B" w:rsidRDefault="00326D2B" w:rsidP="00B66788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778D7260" w14:textId="6EEAB568" w:rsidR="00326D2B" w:rsidRPr="00693CCB" w:rsidRDefault="002F6008" w:rsidP="00B66788">
                        <w:pPr>
                          <w:pStyle w:val="a"/>
                          <w:rPr>
                            <w:rFonts w:asciiTheme="minorHAnsi" w:hAnsiTheme="minorHAnsi" w:cstheme="minorHAnsi"/>
                            <w:sz w:val="16"/>
                            <w:szCs w:val="16"/>
                            <w:lang w:val="ru-RU"/>
                          </w:rPr>
                        </w:pPr>
                        <w:proofErr w:type="spellStart"/>
                        <w:ins w:id="2658" w:author="Роман Шарковський" w:date="2023-04-20T19:09:00Z">
                          <w:r>
                            <w:rPr>
                              <w:rFonts w:asciiTheme="minorHAnsi" w:hAnsiTheme="minorHAnsi" w:cstheme="minorHAnsi"/>
                              <w:sz w:val="16"/>
                              <w:szCs w:val="16"/>
                              <w:lang w:val="ru-RU"/>
                            </w:rPr>
                            <w:t>Болотіна</w:t>
                          </w:r>
                          <w:proofErr w:type="spellEnd"/>
                          <w:r>
                            <w:rPr>
                              <w:rFonts w:asciiTheme="minorHAnsi" w:hAnsiTheme="minorHAnsi" w:cstheme="minorHAnsi"/>
                              <w:sz w:val="16"/>
                              <w:szCs w:val="16"/>
                              <w:lang w:val="ru-RU"/>
                            </w:rPr>
                            <w:t xml:space="preserve"> В. В</w:t>
                          </w:r>
                        </w:ins>
                        <w:del w:id="2659" w:author="Роман Шарковський" w:date="2023-04-20T18:46:00Z">
                          <w:r w:rsidR="00693CCB" w:rsidRPr="00693CCB" w:rsidDel="002F6008">
                            <w:rPr>
                              <w:rFonts w:asciiTheme="minorHAnsi" w:hAnsiTheme="minorHAnsi" w:cstheme="minorHAnsi"/>
                              <w:sz w:val="16"/>
                              <w:szCs w:val="16"/>
                              <w:lang w:val="ru-RU"/>
                            </w:rPr>
                            <w:delText>Фальковський І. Г</w:delText>
                          </w:r>
                        </w:del>
                      </w:p>
                    </w:txbxContent>
                  </v:textbox>
                </v:rect>
              </v:group>
              <v:group id="Group 51" o:spid="_x0000_s1076" style="position:absolute;left:39;top:18969;width:4882;height:309" coordsize="20336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5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5A60F2E1" w14:textId="77777777" w:rsidR="00326D2B" w:rsidRDefault="00326D2B" w:rsidP="00B66788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3" o:spid="_x0000_s1078" style="position:absolute;left:9618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7C0546CE" w14:textId="77777777" w:rsidR="00326D2B" w:rsidRDefault="00326D2B" w:rsidP="00B66788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<v:rect id="Rectangle 5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79E7C173" w14:textId="77777777" w:rsidR="00326D2B" w:rsidRDefault="00326D2B" w:rsidP="00B66788">
                        <w:pPr>
                          <w:pStyle w:val="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42A55872" w14:textId="77777777" w:rsidR="00326D2B" w:rsidRDefault="00326D2B" w:rsidP="00B66788">
                        <w:pPr>
                          <w:pStyle w:val="a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<v:rect id="Rectangle 5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7506911A" w14:textId="77777777" w:rsidR="00326D2B" w:rsidRDefault="002638A5" w:rsidP="00B66788">
                        <w:pPr>
                          <w:pStyle w:val="a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Зав.каф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58CFC644" w14:textId="77777777" w:rsidR="00326D2B" w:rsidRPr="002638A5" w:rsidRDefault="002638A5" w:rsidP="00B66788">
                        <w:pPr>
                          <w:pStyle w:val="a"/>
                          <w:rPr>
                            <w:rFonts w:ascii="Journal" w:hAnsi="Journal"/>
                            <w:i w:val="0"/>
                            <w:sz w:val="18"/>
                          </w:rPr>
                        </w:pPr>
                        <w:proofErr w:type="spellStart"/>
                        <w:r w:rsidRPr="002638A5">
                          <w:rPr>
                            <w:rFonts w:ascii="Journal" w:hAnsi="Journal"/>
                            <w:i w:val="0"/>
                            <w:sz w:val="18"/>
                          </w:rPr>
                          <w:t>Єфіменко</w:t>
                        </w:r>
                        <w:proofErr w:type="spellEnd"/>
                        <w:r w:rsidRPr="002638A5">
                          <w:rPr>
                            <w:rFonts w:ascii="Journal" w:hAnsi="Journal"/>
                            <w:i w:val="0"/>
                            <w:sz w:val="18"/>
                          </w:rPr>
                          <w:t xml:space="preserve"> А.А.</w:t>
                        </w:r>
                      </w:p>
                    </w:txbxContent>
                  </v:textbox>
                </v:rect>
              </v:group>
              <v:line id="Line 6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61" o:spid="_x0000_s1086" style="position:absolute;left:7760;top:18561;width:6292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8F6568A" w14:textId="1AFFF305" w:rsidR="00326D2B" w:rsidRPr="00A9614E" w:rsidRDefault="00414ECC" w:rsidP="00954BE3">
                      <w:pPr>
                        <w:pStyle w:val="a"/>
                        <w:spacing w:before="120"/>
                        <w:jc w:val="center"/>
                        <w:rPr>
                          <w:rFonts w:ascii="Times New Roman" w:hAnsi="Times New Roman"/>
                          <w:sz w:val="32"/>
                          <w:szCs w:val="24"/>
                        </w:rPr>
                      </w:pPr>
                      <w:r w:rsidRPr="00A9614E">
                        <w:t>Звіт з лабораторної роботи №</w:t>
                      </w:r>
                      <w:ins w:id="2660" w:author="Роман Шарковський" w:date="2023-04-20T18:46:00Z">
                        <w:r w:rsidR="002F6008">
                          <w:t>1</w:t>
                        </w:r>
                      </w:ins>
                      <w:del w:id="2661" w:author="Роман Шарковський" w:date="2023-03-14T21:39:00Z">
                        <w:r w:rsidRPr="00A9614E" w:rsidDel="00C4415C">
                          <w:delText>1</w:delText>
                        </w:r>
                      </w:del>
                    </w:p>
                  </w:txbxContent>
                </v:textbox>
              </v:rect>
              <v:line id="Line 6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6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Line 6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6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<v:textbox inset="1pt,1pt,1pt,1pt">
                  <w:txbxContent>
                    <w:p w14:paraId="2F4F2A48" w14:textId="77777777" w:rsidR="00326D2B" w:rsidRDefault="00326D2B" w:rsidP="00B66788">
                      <w:pPr>
                        <w:pStyle w:val="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5DA48D2B" w14:textId="38A44BF2" w:rsidR="00326D2B" w:rsidRDefault="003E0570" w:rsidP="00B66788">
                      <w:pPr>
                        <w:pStyle w:val="a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</w:t>
                      </w:r>
                      <w:r w:rsidR="00326D2B">
                        <w:rPr>
                          <w:sz w:val="18"/>
                        </w:rPr>
                        <w:t>р</w:t>
                      </w:r>
                      <w:r>
                        <w:rPr>
                          <w:sz w:val="18"/>
                        </w:rPr>
                        <w:t>к</w:t>
                      </w:r>
                      <w:r w:rsidR="00326D2B">
                        <w:rPr>
                          <w:sz w:val="18"/>
                        </w:rPr>
                        <w:t>ушів</w:t>
                      </w:r>
                    </w:p>
                  </w:txbxContent>
                </v:textbox>
              </v:rect>
              <v:rect id="Rectangle 6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<v:textbox inset="1pt,1pt,1pt,1pt">
                  <w:txbxContent>
                    <w:p w14:paraId="03ED5046" w14:textId="5508899B" w:rsidR="00326D2B" w:rsidRPr="002F6B72" w:rsidRDefault="005A1778" w:rsidP="00B66788">
                      <w:pPr>
                        <w:pStyle w:val="a"/>
                        <w:jc w:val="center"/>
                        <w:rPr>
                          <w:iCs/>
                          <w:sz w:val="18"/>
                        </w:rPr>
                      </w:pPr>
                      <w:ins w:id="2662" w:author="Роман Шарковський" w:date="2023-04-21T17:23:00Z">
                        <w:r>
                          <w:rPr>
                            <w:iCs/>
                            <w:sz w:val="18"/>
                          </w:rPr>
                          <w:t>27</w:t>
                        </w:r>
                      </w:ins>
                      <w:del w:id="2663" w:author="Роман Шарковський" w:date="2023-03-14T21:39:00Z">
                        <w:r w:rsidR="008C0DC6" w:rsidDel="00C4415C">
                          <w:rPr>
                            <w:iCs/>
                            <w:sz w:val="18"/>
                          </w:rPr>
                          <w:delText>7</w:delText>
                        </w:r>
                      </w:del>
                    </w:p>
                  </w:txbxContent>
                </v:textbox>
              </v:rect>
              <v:line id="Line 6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line id="Line 6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rect id="Rectangle 70" o:spid="_x0000_s1095" style="position:absolute;left:14295;top:19221;width:5609;height: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5FAC5898" w14:textId="52DD363A" w:rsidR="00326D2B" w:rsidRPr="00693CCB" w:rsidRDefault="00B86DBA" w:rsidP="00311F95">
                      <w:pPr>
                        <w:pStyle w:val="a"/>
                        <w:jc w:val="center"/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 w:rsidRPr="00693CCB">
                        <w:rPr>
                          <w:rFonts w:ascii="Arial" w:hAnsi="Arial"/>
                          <w:sz w:val="32"/>
                          <w:szCs w:val="32"/>
                        </w:rPr>
                        <w:t>ФІКТ</w:t>
                      </w:r>
                      <w:r w:rsidRPr="00693CCB">
                        <w:rPr>
                          <w:rFonts w:ascii="Times New Roman" w:hAnsi="Times New Roman"/>
                          <w:sz w:val="32"/>
                          <w:szCs w:val="32"/>
                        </w:rPr>
                        <w:t>,</w:t>
                      </w:r>
                      <w:r w:rsidRPr="00693CCB">
                        <w:rPr>
                          <w:rFonts w:ascii="Arial" w:hAnsi="Arial"/>
                          <w:sz w:val="32"/>
                          <w:szCs w:val="32"/>
                        </w:rPr>
                        <w:t xml:space="preserve"> гр. </w:t>
                      </w:r>
                      <w:r w:rsidR="00693CCB" w:rsidRPr="00693CCB">
                        <w:rPr>
                          <w:rFonts w:ascii="Arial" w:hAnsi="Arial"/>
                          <w:sz w:val="32"/>
                          <w:szCs w:val="32"/>
                        </w:rPr>
                        <w:t>КБ-21-2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41BB"/>
    <w:multiLevelType w:val="hybridMultilevel"/>
    <w:tmpl w:val="000026E9"/>
    <w:lvl w:ilvl="0" w:tplc="000001EB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5F90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5AF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7A3435"/>
    <w:multiLevelType w:val="hybridMultilevel"/>
    <w:tmpl w:val="F93ADBAE"/>
    <w:lvl w:ilvl="0" w:tplc="E0DCFE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9B3F58"/>
    <w:multiLevelType w:val="hybridMultilevel"/>
    <w:tmpl w:val="59CA24B0"/>
    <w:lvl w:ilvl="0" w:tplc="2CE0D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B85A2D"/>
    <w:multiLevelType w:val="hybridMultilevel"/>
    <w:tmpl w:val="2762270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6D3492"/>
    <w:multiLevelType w:val="hybridMultilevel"/>
    <w:tmpl w:val="296A30CA"/>
    <w:lvl w:ilvl="0" w:tplc="34D4122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612C53"/>
    <w:multiLevelType w:val="hybridMultilevel"/>
    <w:tmpl w:val="0778C4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CC36A5"/>
    <w:multiLevelType w:val="hybridMultilevel"/>
    <w:tmpl w:val="922E8E1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5068DC"/>
    <w:multiLevelType w:val="hybridMultilevel"/>
    <w:tmpl w:val="261C4C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2C5E95"/>
    <w:multiLevelType w:val="hybridMultilevel"/>
    <w:tmpl w:val="B01E10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E7982"/>
    <w:multiLevelType w:val="hybridMultilevel"/>
    <w:tmpl w:val="DB0C11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9343F2"/>
    <w:multiLevelType w:val="hybridMultilevel"/>
    <w:tmpl w:val="C5E688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8E3BEC"/>
    <w:multiLevelType w:val="hybridMultilevel"/>
    <w:tmpl w:val="2A72A18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7D74A7"/>
    <w:multiLevelType w:val="hybridMultilevel"/>
    <w:tmpl w:val="8946A864"/>
    <w:lvl w:ilvl="0" w:tplc="EC063F3E">
      <w:start w:val="1"/>
      <w:numFmt w:val="decimal"/>
      <w:lvlText w:val="%1)"/>
      <w:lvlJc w:val="left"/>
      <w:pPr>
        <w:ind w:left="744" w:hanging="384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9912C2"/>
    <w:multiLevelType w:val="hybridMultilevel"/>
    <w:tmpl w:val="88F6C11E"/>
    <w:lvl w:ilvl="0" w:tplc="D2FEE01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F02AA9"/>
    <w:multiLevelType w:val="hybridMultilevel"/>
    <w:tmpl w:val="D272E5DE"/>
    <w:lvl w:ilvl="0" w:tplc="AA3AF58E">
      <w:start w:val="1"/>
      <w:numFmt w:val="decimal"/>
      <w:lvlText w:val="%1."/>
      <w:lvlJc w:val="left"/>
      <w:pPr>
        <w:ind w:left="1069" w:hanging="360"/>
      </w:pPr>
      <w:rPr>
        <w:rFonts w:eastAsia="Calibri"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1B6114B7"/>
    <w:multiLevelType w:val="hybridMultilevel"/>
    <w:tmpl w:val="06008C18"/>
    <w:lvl w:ilvl="0" w:tplc="58D0A70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1DBB504C"/>
    <w:multiLevelType w:val="hybridMultilevel"/>
    <w:tmpl w:val="59CA0D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9831D7"/>
    <w:multiLevelType w:val="hybridMultilevel"/>
    <w:tmpl w:val="77E641B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B01B94"/>
    <w:multiLevelType w:val="hybridMultilevel"/>
    <w:tmpl w:val="89DAEF3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288C4E87"/>
    <w:multiLevelType w:val="hybridMultilevel"/>
    <w:tmpl w:val="1324D29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D625EC"/>
    <w:multiLevelType w:val="hybridMultilevel"/>
    <w:tmpl w:val="94C8468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047518"/>
    <w:multiLevelType w:val="hybridMultilevel"/>
    <w:tmpl w:val="FAFEA42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0766F"/>
    <w:multiLevelType w:val="hybridMultilevel"/>
    <w:tmpl w:val="4ECC5B8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24045F"/>
    <w:multiLevelType w:val="hybridMultilevel"/>
    <w:tmpl w:val="A986037E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25" w15:restartNumberingAfterBreak="0">
    <w:nsid w:val="327A209E"/>
    <w:multiLevelType w:val="hybridMultilevel"/>
    <w:tmpl w:val="11ECFD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32FE6AEF"/>
    <w:multiLevelType w:val="hybridMultilevel"/>
    <w:tmpl w:val="B596ACA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36263A3"/>
    <w:multiLevelType w:val="hybridMultilevel"/>
    <w:tmpl w:val="3F5AC95C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28" w15:restartNumberingAfterBreak="0">
    <w:nsid w:val="34F02BB6"/>
    <w:multiLevelType w:val="hybridMultilevel"/>
    <w:tmpl w:val="F404C7A0"/>
    <w:lvl w:ilvl="0" w:tplc="B8D08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5844A69"/>
    <w:multiLevelType w:val="hybridMultilevel"/>
    <w:tmpl w:val="D346DD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6312E9F"/>
    <w:multiLevelType w:val="hybridMultilevel"/>
    <w:tmpl w:val="F70E99B4"/>
    <w:lvl w:ilvl="0" w:tplc="21123C4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C2D5101"/>
    <w:multiLevelType w:val="hybridMultilevel"/>
    <w:tmpl w:val="F8625A4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667F3E"/>
    <w:multiLevelType w:val="hybridMultilevel"/>
    <w:tmpl w:val="77A0A4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EB8614F"/>
    <w:multiLevelType w:val="hybridMultilevel"/>
    <w:tmpl w:val="997A4D14"/>
    <w:lvl w:ilvl="0" w:tplc="5376538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F0D2998"/>
    <w:multiLevelType w:val="hybridMultilevel"/>
    <w:tmpl w:val="518249EE"/>
    <w:lvl w:ilvl="0" w:tplc="C2140F6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 w:themeColor="text1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013AB5"/>
    <w:multiLevelType w:val="hybridMultilevel"/>
    <w:tmpl w:val="6A3E31A4"/>
    <w:lvl w:ilvl="0" w:tplc="24BCC48A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40274FF0"/>
    <w:multiLevelType w:val="hybridMultilevel"/>
    <w:tmpl w:val="EB304580"/>
    <w:lvl w:ilvl="0" w:tplc="D6088A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color w:val="auto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03A28B7"/>
    <w:multiLevelType w:val="hybridMultilevel"/>
    <w:tmpl w:val="BCDE3E36"/>
    <w:lvl w:ilvl="0" w:tplc="BB0A1F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444837D3"/>
    <w:multiLevelType w:val="hybridMultilevel"/>
    <w:tmpl w:val="1E063DAC"/>
    <w:lvl w:ilvl="0" w:tplc="77E0306C">
      <w:numFmt w:val="bullet"/>
      <w:lvlText w:val="-"/>
      <w:lvlJc w:val="left"/>
      <w:pPr>
        <w:ind w:left="1353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9" w15:restartNumberingAfterBreak="0">
    <w:nsid w:val="46072C71"/>
    <w:multiLevelType w:val="hybridMultilevel"/>
    <w:tmpl w:val="181ADC24"/>
    <w:lvl w:ilvl="0" w:tplc="8C041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63C3CDB"/>
    <w:multiLevelType w:val="multilevel"/>
    <w:tmpl w:val="7D964E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color w:val="9BBB59" w:themeColor="accent3"/>
      </w:rPr>
    </w:lvl>
    <w:lvl w:ilvl="1">
      <w:start w:val="14"/>
      <w:numFmt w:val="decimal"/>
      <w:isLgl/>
      <w:lvlText w:val="%1.%2"/>
      <w:lvlJc w:val="left"/>
      <w:pPr>
        <w:ind w:left="128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1" w15:restartNumberingAfterBreak="0">
    <w:nsid w:val="48854FF6"/>
    <w:multiLevelType w:val="hybridMultilevel"/>
    <w:tmpl w:val="20329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A6A0C31"/>
    <w:multiLevelType w:val="hybridMultilevel"/>
    <w:tmpl w:val="D060A2C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AC05B05"/>
    <w:multiLevelType w:val="hybridMultilevel"/>
    <w:tmpl w:val="ABCAF942"/>
    <w:lvl w:ilvl="0" w:tplc="D2FEE01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B571016"/>
    <w:multiLevelType w:val="hybridMultilevel"/>
    <w:tmpl w:val="9524F84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DF56BD2"/>
    <w:multiLevelType w:val="hybridMultilevel"/>
    <w:tmpl w:val="43C2C21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46" w15:restartNumberingAfterBreak="0">
    <w:nsid w:val="4E555503"/>
    <w:multiLevelType w:val="hybridMultilevel"/>
    <w:tmpl w:val="9C8E68A8"/>
    <w:lvl w:ilvl="0" w:tplc="4AE6DC70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F194403"/>
    <w:multiLevelType w:val="hybridMultilevel"/>
    <w:tmpl w:val="522496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FC5090D"/>
    <w:multiLevelType w:val="hybridMultilevel"/>
    <w:tmpl w:val="C8D07D8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AD3262"/>
    <w:multiLevelType w:val="hybridMultilevel"/>
    <w:tmpl w:val="4176C22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25A1ACC"/>
    <w:multiLevelType w:val="hybridMultilevel"/>
    <w:tmpl w:val="68F4B47E"/>
    <w:lvl w:ilvl="0" w:tplc="C2DAA4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28756F4"/>
    <w:multiLevelType w:val="multilevel"/>
    <w:tmpl w:val="179654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327418F"/>
    <w:multiLevelType w:val="hybridMultilevel"/>
    <w:tmpl w:val="85464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34826EF"/>
    <w:multiLevelType w:val="hybridMultilevel"/>
    <w:tmpl w:val="18F25F3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4022593"/>
    <w:multiLevelType w:val="hybridMultilevel"/>
    <w:tmpl w:val="0E34202E"/>
    <w:lvl w:ilvl="0" w:tplc="E1CE5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55F02888"/>
    <w:multiLevelType w:val="hybridMultilevel"/>
    <w:tmpl w:val="8AD6989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93346CD"/>
    <w:multiLevelType w:val="hybridMultilevel"/>
    <w:tmpl w:val="A3AC977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9C10284"/>
    <w:multiLevelType w:val="hybridMultilevel"/>
    <w:tmpl w:val="853E12B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9CF1571"/>
    <w:multiLevelType w:val="hybridMultilevel"/>
    <w:tmpl w:val="24FE733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D0B41B4"/>
    <w:multiLevelType w:val="hybridMultilevel"/>
    <w:tmpl w:val="09708EA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F2546D7"/>
    <w:multiLevelType w:val="hybridMultilevel"/>
    <w:tmpl w:val="62BAF5B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0387D54"/>
    <w:multiLevelType w:val="hybridMultilevel"/>
    <w:tmpl w:val="AAA6506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25D4EAC"/>
    <w:multiLevelType w:val="hybridMultilevel"/>
    <w:tmpl w:val="1CB6D468"/>
    <w:lvl w:ilvl="0" w:tplc="B7E2EBDC">
      <w:numFmt w:val="bullet"/>
      <w:lvlText w:val="-"/>
      <w:lvlJc w:val="left"/>
      <w:pPr>
        <w:ind w:left="1353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3" w15:restartNumberingAfterBreak="0">
    <w:nsid w:val="63782E68"/>
    <w:multiLevelType w:val="hybridMultilevel"/>
    <w:tmpl w:val="95E055C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46A0CB6"/>
    <w:multiLevelType w:val="hybridMultilevel"/>
    <w:tmpl w:val="CCDCA5AE"/>
    <w:lvl w:ilvl="0" w:tplc="77E0306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0000" w:themeColor="text1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69D5626"/>
    <w:multiLevelType w:val="multilevel"/>
    <w:tmpl w:val="5908E6FA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  <w:bCs w:val="0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6" w15:restartNumberingAfterBreak="0">
    <w:nsid w:val="67730087"/>
    <w:multiLevelType w:val="hybridMultilevel"/>
    <w:tmpl w:val="02D290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85130DA"/>
    <w:multiLevelType w:val="hybridMultilevel"/>
    <w:tmpl w:val="E1E6D97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4C29AF"/>
    <w:multiLevelType w:val="hybridMultilevel"/>
    <w:tmpl w:val="F6D26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B8D4EC0"/>
    <w:multiLevelType w:val="hybridMultilevel"/>
    <w:tmpl w:val="FBE41E24"/>
    <w:lvl w:ilvl="0" w:tplc="41607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0" w15:restartNumberingAfterBreak="0">
    <w:nsid w:val="6F1F38A5"/>
    <w:multiLevelType w:val="hybridMultilevel"/>
    <w:tmpl w:val="CF0442F0"/>
    <w:lvl w:ilvl="0" w:tplc="CB6CA53E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6F5D10EA"/>
    <w:multiLevelType w:val="hybridMultilevel"/>
    <w:tmpl w:val="F0720052"/>
    <w:lvl w:ilvl="0" w:tplc="0B588440">
      <w:start w:val="1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72E5096D"/>
    <w:multiLevelType w:val="hybridMultilevel"/>
    <w:tmpl w:val="0BC60D50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3" w15:restartNumberingAfterBreak="0">
    <w:nsid w:val="7AAD0118"/>
    <w:multiLevelType w:val="hybridMultilevel"/>
    <w:tmpl w:val="22487DB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D770A7C"/>
    <w:multiLevelType w:val="hybridMultilevel"/>
    <w:tmpl w:val="344476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FF408D7"/>
    <w:multiLevelType w:val="hybridMultilevel"/>
    <w:tmpl w:val="AFD860C4"/>
    <w:lvl w:ilvl="0" w:tplc="A1F60972">
      <w:start w:val="2"/>
      <w:numFmt w:val="bullet"/>
      <w:lvlText w:val="-"/>
      <w:lvlJc w:val="left"/>
      <w:pPr>
        <w:ind w:left="1211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7"/>
  </w:num>
  <w:num w:numId="3">
    <w:abstractNumId w:val="24"/>
  </w:num>
  <w:num w:numId="4">
    <w:abstractNumId w:val="0"/>
  </w:num>
  <w:num w:numId="5">
    <w:abstractNumId w:val="57"/>
  </w:num>
  <w:num w:numId="6">
    <w:abstractNumId w:val="25"/>
  </w:num>
  <w:num w:numId="7">
    <w:abstractNumId w:val="19"/>
  </w:num>
  <w:num w:numId="8">
    <w:abstractNumId w:val="50"/>
  </w:num>
  <w:num w:numId="9">
    <w:abstractNumId w:val="45"/>
  </w:num>
  <w:num w:numId="10">
    <w:abstractNumId w:val="7"/>
  </w:num>
  <w:num w:numId="11">
    <w:abstractNumId w:val="52"/>
  </w:num>
  <w:num w:numId="12">
    <w:abstractNumId w:val="68"/>
  </w:num>
  <w:num w:numId="13">
    <w:abstractNumId w:val="41"/>
  </w:num>
  <w:num w:numId="14">
    <w:abstractNumId w:val="72"/>
  </w:num>
  <w:num w:numId="15">
    <w:abstractNumId w:val="46"/>
  </w:num>
  <w:num w:numId="16">
    <w:abstractNumId w:val="65"/>
  </w:num>
  <w:num w:numId="17">
    <w:abstractNumId w:val="32"/>
  </w:num>
  <w:num w:numId="18">
    <w:abstractNumId w:val="62"/>
  </w:num>
  <w:num w:numId="19">
    <w:abstractNumId w:val="38"/>
  </w:num>
  <w:num w:numId="20">
    <w:abstractNumId w:val="69"/>
  </w:num>
  <w:num w:numId="21">
    <w:abstractNumId w:val="30"/>
  </w:num>
  <w:num w:numId="22">
    <w:abstractNumId w:val="29"/>
  </w:num>
  <w:num w:numId="23">
    <w:abstractNumId w:val="74"/>
  </w:num>
  <w:num w:numId="24">
    <w:abstractNumId w:val="42"/>
  </w:num>
  <w:num w:numId="25">
    <w:abstractNumId w:val="3"/>
  </w:num>
  <w:num w:numId="26">
    <w:abstractNumId w:val="15"/>
  </w:num>
  <w:num w:numId="27">
    <w:abstractNumId w:val="9"/>
  </w:num>
  <w:num w:numId="28">
    <w:abstractNumId w:val="51"/>
  </w:num>
  <w:num w:numId="29">
    <w:abstractNumId w:val="34"/>
  </w:num>
  <w:num w:numId="30">
    <w:abstractNumId w:val="64"/>
  </w:num>
  <w:num w:numId="31">
    <w:abstractNumId w:val="35"/>
  </w:num>
  <w:num w:numId="32">
    <w:abstractNumId w:val="47"/>
  </w:num>
  <w:num w:numId="33">
    <w:abstractNumId w:val="75"/>
  </w:num>
  <w:num w:numId="34">
    <w:abstractNumId w:val="61"/>
  </w:num>
  <w:num w:numId="35">
    <w:abstractNumId w:val="44"/>
  </w:num>
  <w:num w:numId="36">
    <w:abstractNumId w:val="18"/>
  </w:num>
  <w:num w:numId="37">
    <w:abstractNumId w:val="56"/>
  </w:num>
  <w:num w:numId="38">
    <w:abstractNumId w:val="49"/>
  </w:num>
  <w:num w:numId="39">
    <w:abstractNumId w:val="20"/>
  </w:num>
  <w:num w:numId="40">
    <w:abstractNumId w:val="53"/>
  </w:num>
  <w:num w:numId="41">
    <w:abstractNumId w:val="33"/>
  </w:num>
  <w:num w:numId="42">
    <w:abstractNumId w:val="26"/>
  </w:num>
  <w:num w:numId="43">
    <w:abstractNumId w:val="71"/>
  </w:num>
  <w:num w:numId="44">
    <w:abstractNumId w:val="5"/>
  </w:num>
  <w:num w:numId="45">
    <w:abstractNumId w:val="28"/>
  </w:num>
  <w:num w:numId="46">
    <w:abstractNumId w:val="67"/>
  </w:num>
  <w:num w:numId="47">
    <w:abstractNumId w:val="17"/>
  </w:num>
  <w:num w:numId="48">
    <w:abstractNumId w:val="31"/>
  </w:num>
  <w:num w:numId="49">
    <w:abstractNumId w:val="23"/>
  </w:num>
  <w:num w:numId="50">
    <w:abstractNumId w:val="11"/>
  </w:num>
  <w:num w:numId="51">
    <w:abstractNumId w:val="12"/>
  </w:num>
  <w:num w:numId="52">
    <w:abstractNumId w:val="6"/>
  </w:num>
  <w:num w:numId="53">
    <w:abstractNumId w:val="22"/>
  </w:num>
  <w:num w:numId="54">
    <w:abstractNumId w:val="70"/>
  </w:num>
  <w:num w:numId="55">
    <w:abstractNumId w:val="16"/>
  </w:num>
  <w:num w:numId="56">
    <w:abstractNumId w:val="73"/>
  </w:num>
  <w:num w:numId="57">
    <w:abstractNumId w:val="37"/>
  </w:num>
  <w:num w:numId="58">
    <w:abstractNumId w:val="63"/>
  </w:num>
  <w:num w:numId="59">
    <w:abstractNumId w:val="39"/>
  </w:num>
  <w:num w:numId="60">
    <w:abstractNumId w:val="48"/>
  </w:num>
  <w:num w:numId="61">
    <w:abstractNumId w:val="59"/>
  </w:num>
  <w:num w:numId="62">
    <w:abstractNumId w:val="58"/>
  </w:num>
  <w:num w:numId="63">
    <w:abstractNumId w:val="60"/>
  </w:num>
  <w:num w:numId="64">
    <w:abstractNumId w:val="21"/>
  </w:num>
  <w:num w:numId="65">
    <w:abstractNumId w:val="4"/>
  </w:num>
  <w:num w:numId="66">
    <w:abstractNumId w:val="10"/>
  </w:num>
  <w:num w:numId="67">
    <w:abstractNumId w:val="55"/>
  </w:num>
  <w:num w:numId="68">
    <w:abstractNumId w:val="43"/>
  </w:num>
  <w:num w:numId="69">
    <w:abstractNumId w:val="66"/>
  </w:num>
  <w:num w:numId="70">
    <w:abstractNumId w:val="14"/>
  </w:num>
  <w:num w:numId="71">
    <w:abstractNumId w:val="36"/>
  </w:num>
  <w:num w:numId="72">
    <w:abstractNumId w:val="13"/>
  </w:num>
  <w:num w:numId="73">
    <w:abstractNumId w:val="40"/>
  </w:num>
  <w:num w:numId="74">
    <w:abstractNumId w:val="8"/>
  </w:num>
  <w:num w:numId="75">
    <w:abstractNumId w:val="2"/>
  </w:num>
  <w:num w:numId="76">
    <w:abstractNumId w:val="54"/>
  </w:num>
  <w:numIdMacAtCleanup w:val="6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Роман Шарковський">
    <w15:presenceInfo w15:providerId="Windows Live" w15:userId="86f24acdc782a71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trackRevisions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6788"/>
    <w:rsid w:val="000009C3"/>
    <w:rsid w:val="000011E4"/>
    <w:rsid w:val="00002386"/>
    <w:rsid w:val="00003304"/>
    <w:rsid w:val="00007207"/>
    <w:rsid w:val="00010C72"/>
    <w:rsid w:val="00016C4E"/>
    <w:rsid w:val="000209B9"/>
    <w:rsid w:val="00022744"/>
    <w:rsid w:val="00032079"/>
    <w:rsid w:val="00032384"/>
    <w:rsid w:val="00035F1F"/>
    <w:rsid w:val="00037AAE"/>
    <w:rsid w:val="00040786"/>
    <w:rsid w:val="00040A85"/>
    <w:rsid w:val="00045FE3"/>
    <w:rsid w:val="0004617D"/>
    <w:rsid w:val="0005325B"/>
    <w:rsid w:val="00065D0A"/>
    <w:rsid w:val="000663E4"/>
    <w:rsid w:val="00067E52"/>
    <w:rsid w:val="000733AE"/>
    <w:rsid w:val="0007391D"/>
    <w:rsid w:val="00080607"/>
    <w:rsid w:val="000806C9"/>
    <w:rsid w:val="00082DDA"/>
    <w:rsid w:val="0008306F"/>
    <w:rsid w:val="000904F3"/>
    <w:rsid w:val="00090E3B"/>
    <w:rsid w:val="00096498"/>
    <w:rsid w:val="000B0280"/>
    <w:rsid w:val="000B368B"/>
    <w:rsid w:val="000B5891"/>
    <w:rsid w:val="000B6153"/>
    <w:rsid w:val="000B6D0F"/>
    <w:rsid w:val="000C5159"/>
    <w:rsid w:val="000C5C39"/>
    <w:rsid w:val="000D2C0A"/>
    <w:rsid w:val="000E57FF"/>
    <w:rsid w:val="000E5885"/>
    <w:rsid w:val="000F12CA"/>
    <w:rsid w:val="000F2684"/>
    <w:rsid w:val="000F7DC9"/>
    <w:rsid w:val="0011226C"/>
    <w:rsid w:val="00113BC9"/>
    <w:rsid w:val="00122665"/>
    <w:rsid w:val="00122766"/>
    <w:rsid w:val="00125EC3"/>
    <w:rsid w:val="00127F1A"/>
    <w:rsid w:val="00131316"/>
    <w:rsid w:val="00135E9D"/>
    <w:rsid w:val="001379D8"/>
    <w:rsid w:val="00145FA5"/>
    <w:rsid w:val="00151AB2"/>
    <w:rsid w:val="0015702C"/>
    <w:rsid w:val="001601C0"/>
    <w:rsid w:val="001604A2"/>
    <w:rsid w:val="001638E4"/>
    <w:rsid w:val="00164A02"/>
    <w:rsid w:val="00166555"/>
    <w:rsid w:val="00170D1C"/>
    <w:rsid w:val="0017419A"/>
    <w:rsid w:val="001B2449"/>
    <w:rsid w:val="001B3921"/>
    <w:rsid w:val="001B3F8C"/>
    <w:rsid w:val="001B4EF7"/>
    <w:rsid w:val="001B768C"/>
    <w:rsid w:val="001B7F3D"/>
    <w:rsid w:val="001C0B7D"/>
    <w:rsid w:val="001C133B"/>
    <w:rsid w:val="001C283F"/>
    <w:rsid w:val="001C478A"/>
    <w:rsid w:val="001D0306"/>
    <w:rsid w:val="001D1CB5"/>
    <w:rsid w:val="001E6442"/>
    <w:rsid w:val="001F1894"/>
    <w:rsid w:val="001F2FD1"/>
    <w:rsid w:val="00200C8D"/>
    <w:rsid w:val="002033DA"/>
    <w:rsid w:val="0020430B"/>
    <w:rsid w:val="00211AF6"/>
    <w:rsid w:val="00211BB2"/>
    <w:rsid w:val="00213E08"/>
    <w:rsid w:val="002151B1"/>
    <w:rsid w:val="00220A87"/>
    <w:rsid w:val="00221EF8"/>
    <w:rsid w:val="00236856"/>
    <w:rsid w:val="00245CE6"/>
    <w:rsid w:val="00246C40"/>
    <w:rsid w:val="002600DB"/>
    <w:rsid w:val="00260199"/>
    <w:rsid w:val="00260350"/>
    <w:rsid w:val="002638A5"/>
    <w:rsid w:val="00265C70"/>
    <w:rsid w:val="002667BF"/>
    <w:rsid w:val="00266EA4"/>
    <w:rsid w:val="00267D87"/>
    <w:rsid w:val="0027502A"/>
    <w:rsid w:val="00275ED5"/>
    <w:rsid w:val="00276271"/>
    <w:rsid w:val="00276D97"/>
    <w:rsid w:val="00287D22"/>
    <w:rsid w:val="00296892"/>
    <w:rsid w:val="002975BB"/>
    <w:rsid w:val="002A23DD"/>
    <w:rsid w:val="002A6790"/>
    <w:rsid w:val="002B27B9"/>
    <w:rsid w:val="002C00EB"/>
    <w:rsid w:val="002C0734"/>
    <w:rsid w:val="002C2CAA"/>
    <w:rsid w:val="002C43D5"/>
    <w:rsid w:val="002C6A4E"/>
    <w:rsid w:val="002D359F"/>
    <w:rsid w:val="002D42F1"/>
    <w:rsid w:val="002D72D9"/>
    <w:rsid w:val="002D7B28"/>
    <w:rsid w:val="002E59BE"/>
    <w:rsid w:val="002E7FC3"/>
    <w:rsid w:val="002F06E9"/>
    <w:rsid w:val="002F197E"/>
    <w:rsid w:val="002F1D75"/>
    <w:rsid w:val="002F46A5"/>
    <w:rsid w:val="002F6008"/>
    <w:rsid w:val="002F6B72"/>
    <w:rsid w:val="00303712"/>
    <w:rsid w:val="003040CE"/>
    <w:rsid w:val="003118D9"/>
    <w:rsid w:val="00311F95"/>
    <w:rsid w:val="003120BA"/>
    <w:rsid w:val="00312313"/>
    <w:rsid w:val="003163F4"/>
    <w:rsid w:val="00317E3D"/>
    <w:rsid w:val="0032266F"/>
    <w:rsid w:val="003232D0"/>
    <w:rsid w:val="00323DB1"/>
    <w:rsid w:val="00325936"/>
    <w:rsid w:val="00326D2B"/>
    <w:rsid w:val="003275ED"/>
    <w:rsid w:val="00327A67"/>
    <w:rsid w:val="00333F7F"/>
    <w:rsid w:val="00335F7C"/>
    <w:rsid w:val="003364A1"/>
    <w:rsid w:val="003414CF"/>
    <w:rsid w:val="00355B87"/>
    <w:rsid w:val="0036430A"/>
    <w:rsid w:val="00366C82"/>
    <w:rsid w:val="00377078"/>
    <w:rsid w:val="00381734"/>
    <w:rsid w:val="00385D68"/>
    <w:rsid w:val="00386451"/>
    <w:rsid w:val="00386DD4"/>
    <w:rsid w:val="00391A81"/>
    <w:rsid w:val="00393708"/>
    <w:rsid w:val="003979FE"/>
    <w:rsid w:val="00397B54"/>
    <w:rsid w:val="003A32E4"/>
    <w:rsid w:val="003A4D47"/>
    <w:rsid w:val="003A6D99"/>
    <w:rsid w:val="003A785D"/>
    <w:rsid w:val="003B059F"/>
    <w:rsid w:val="003B2DB3"/>
    <w:rsid w:val="003B3C1D"/>
    <w:rsid w:val="003B4B06"/>
    <w:rsid w:val="003B5078"/>
    <w:rsid w:val="003B6CE9"/>
    <w:rsid w:val="003C3807"/>
    <w:rsid w:val="003C70C8"/>
    <w:rsid w:val="003C721A"/>
    <w:rsid w:val="003D0A01"/>
    <w:rsid w:val="003D3952"/>
    <w:rsid w:val="003D5947"/>
    <w:rsid w:val="003E0570"/>
    <w:rsid w:val="003E5DDB"/>
    <w:rsid w:val="003E6120"/>
    <w:rsid w:val="003E6E94"/>
    <w:rsid w:val="003E6F39"/>
    <w:rsid w:val="003E70CA"/>
    <w:rsid w:val="003E719E"/>
    <w:rsid w:val="003F161E"/>
    <w:rsid w:val="003F2ABB"/>
    <w:rsid w:val="003F7A5A"/>
    <w:rsid w:val="004004BC"/>
    <w:rsid w:val="0040372A"/>
    <w:rsid w:val="004101F4"/>
    <w:rsid w:val="004105F2"/>
    <w:rsid w:val="00411B3C"/>
    <w:rsid w:val="00414ECC"/>
    <w:rsid w:val="00417AF4"/>
    <w:rsid w:val="0042016E"/>
    <w:rsid w:val="00424CB3"/>
    <w:rsid w:val="004272B3"/>
    <w:rsid w:val="00431CE9"/>
    <w:rsid w:val="004335A1"/>
    <w:rsid w:val="00436F9E"/>
    <w:rsid w:val="00441D33"/>
    <w:rsid w:val="004428A5"/>
    <w:rsid w:val="00443B94"/>
    <w:rsid w:val="00444546"/>
    <w:rsid w:val="00452CDD"/>
    <w:rsid w:val="00454D51"/>
    <w:rsid w:val="004573EE"/>
    <w:rsid w:val="00473FC9"/>
    <w:rsid w:val="00482385"/>
    <w:rsid w:val="0048324E"/>
    <w:rsid w:val="00492032"/>
    <w:rsid w:val="004935B2"/>
    <w:rsid w:val="004953D0"/>
    <w:rsid w:val="004A2797"/>
    <w:rsid w:val="004A37BB"/>
    <w:rsid w:val="004B2FA3"/>
    <w:rsid w:val="004B43BF"/>
    <w:rsid w:val="004B732E"/>
    <w:rsid w:val="004C359E"/>
    <w:rsid w:val="004C7EE5"/>
    <w:rsid w:val="004D4022"/>
    <w:rsid w:val="004E22D2"/>
    <w:rsid w:val="004E3941"/>
    <w:rsid w:val="004E4084"/>
    <w:rsid w:val="004E65C1"/>
    <w:rsid w:val="004E7D69"/>
    <w:rsid w:val="005001D2"/>
    <w:rsid w:val="00501644"/>
    <w:rsid w:val="005017AA"/>
    <w:rsid w:val="00506BCB"/>
    <w:rsid w:val="00511AE4"/>
    <w:rsid w:val="00511D00"/>
    <w:rsid w:val="00512BD1"/>
    <w:rsid w:val="00514614"/>
    <w:rsid w:val="00525897"/>
    <w:rsid w:val="00530562"/>
    <w:rsid w:val="00532F0B"/>
    <w:rsid w:val="00540B21"/>
    <w:rsid w:val="005422A1"/>
    <w:rsid w:val="005453C2"/>
    <w:rsid w:val="00547222"/>
    <w:rsid w:val="00565C41"/>
    <w:rsid w:val="00567D1E"/>
    <w:rsid w:val="005941BA"/>
    <w:rsid w:val="005A1778"/>
    <w:rsid w:val="005A1FCE"/>
    <w:rsid w:val="005A20E1"/>
    <w:rsid w:val="005A2112"/>
    <w:rsid w:val="005A45E1"/>
    <w:rsid w:val="005A6793"/>
    <w:rsid w:val="005C74F6"/>
    <w:rsid w:val="005D422A"/>
    <w:rsid w:val="005E3725"/>
    <w:rsid w:val="005E6DEE"/>
    <w:rsid w:val="005F747D"/>
    <w:rsid w:val="005F7A49"/>
    <w:rsid w:val="006000F9"/>
    <w:rsid w:val="0060196C"/>
    <w:rsid w:val="00604B90"/>
    <w:rsid w:val="0060519B"/>
    <w:rsid w:val="0061142A"/>
    <w:rsid w:val="006158B7"/>
    <w:rsid w:val="00615CBE"/>
    <w:rsid w:val="00617F80"/>
    <w:rsid w:val="00620937"/>
    <w:rsid w:val="006219FD"/>
    <w:rsid w:val="00623075"/>
    <w:rsid w:val="00624750"/>
    <w:rsid w:val="00624799"/>
    <w:rsid w:val="00643A77"/>
    <w:rsid w:val="006470A2"/>
    <w:rsid w:val="00651D76"/>
    <w:rsid w:val="0065498F"/>
    <w:rsid w:val="0065710F"/>
    <w:rsid w:val="0066143A"/>
    <w:rsid w:val="00662CAD"/>
    <w:rsid w:val="006638AE"/>
    <w:rsid w:val="00671221"/>
    <w:rsid w:val="00681C05"/>
    <w:rsid w:val="00685982"/>
    <w:rsid w:val="006861A5"/>
    <w:rsid w:val="00686EA5"/>
    <w:rsid w:val="0068773B"/>
    <w:rsid w:val="006908EF"/>
    <w:rsid w:val="00691B92"/>
    <w:rsid w:val="006934D9"/>
    <w:rsid w:val="00693CCB"/>
    <w:rsid w:val="006965FB"/>
    <w:rsid w:val="00696902"/>
    <w:rsid w:val="006B0D46"/>
    <w:rsid w:val="006C359C"/>
    <w:rsid w:val="006C7040"/>
    <w:rsid w:val="006D048C"/>
    <w:rsid w:val="006D0E0C"/>
    <w:rsid w:val="006D195A"/>
    <w:rsid w:val="006D5F45"/>
    <w:rsid w:val="006D6136"/>
    <w:rsid w:val="006E21D8"/>
    <w:rsid w:val="006E3BA7"/>
    <w:rsid w:val="006E7D5F"/>
    <w:rsid w:val="006F24B1"/>
    <w:rsid w:val="006F30A5"/>
    <w:rsid w:val="006F3D5B"/>
    <w:rsid w:val="006F6F54"/>
    <w:rsid w:val="007131A7"/>
    <w:rsid w:val="007204D3"/>
    <w:rsid w:val="0072310C"/>
    <w:rsid w:val="00723BB9"/>
    <w:rsid w:val="0072667C"/>
    <w:rsid w:val="00735DB1"/>
    <w:rsid w:val="0073645E"/>
    <w:rsid w:val="007431A9"/>
    <w:rsid w:val="007508BA"/>
    <w:rsid w:val="00763D44"/>
    <w:rsid w:val="007641B8"/>
    <w:rsid w:val="007729DF"/>
    <w:rsid w:val="00780A5D"/>
    <w:rsid w:val="007844F4"/>
    <w:rsid w:val="00784A72"/>
    <w:rsid w:val="007860ED"/>
    <w:rsid w:val="00790002"/>
    <w:rsid w:val="0079448A"/>
    <w:rsid w:val="00795654"/>
    <w:rsid w:val="0079756D"/>
    <w:rsid w:val="007A1824"/>
    <w:rsid w:val="007A6392"/>
    <w:rsid w:val="007A667F"/>
    <w:rsid w:val="007A765F"/>
    <w:rsid w:val="007B0AC9"/>
    <w:rsid w:val="007B3129"/>
    <w:rsid w:val="007B32EB"/>
    <w:rsid w:val="007B4933"/>
    <w:rsid w:val="007C18C6"/>
    <w:rsid w:val="007C4928"/>
    <w:rsid w:val="007C4CA0"/>
    <w:rsid w:val="007C74D5"/>
    <w:rsid w:val="007D722B"/>
    <w:rsid w:val="007D7C8E"/>
    <w:rsid w:val="007E132F"/>
    <w:rsid w:val="007E5457"/>
    <w:rsid w:val="007E696E"/>
    <w:rsid w:val="007E7C3E"/>
    <w:rsid w:val="007E7E25"/>
    <w:rsid w:val="007F0DA4"/>
    <w:rsid w:val="007F33B8"/>
    <w:rsid w:val="007F7069"/>
    <w:rsid w:val="00801E5C"/>
    <w:rsid w:val="00804E4B"/>
    <w:rsid w:val="0080663F"/>
    <w:rsid w:val="008109C2"/>
    <w:rsid w:val="008130D5"/>
    <w:rsid w:val="00813ABA"/>
    <w:rsid w:val="00823CF7"/>
    <w:rsid w:val="00824F01"/>
    <w:rsid w:val="0082592A"/>
    <w:rsid w:val="00831415"/>
    <w:rsid w:val="008328CC"/>
    <w:rsid w:val="008330DA"/>
    <w:rsid w:val="008330DD"/>
    <w:rsid w:val="00834D72"/>
    <w:rsid w:val="00835602"/>
    <w:rsid w:val="0084172C"/>
    <w:rsid w:val="00845DD4"/>
    <w:rsid w:val="00846203"/>
    <w:rsid w:val="00852FFA"/>
    <w:rsid w:val="00856560"/>
    <w:rsid w:val="00862F78"/>
    <w:rsid w:val="00872C33"/>
    <w:rsid w:val="00873656"/>
    <w:rsid w:val="00880C42"/>
    <w:rsid w:val="00881537"/>
    <w:rsid w:val="00891D18"/>
    <w:rsid w:val="00891FC2"/>
    <w:rsid w:val="00892EAE"/>
    <w:rsid w:val="008A3271"/>
    <w:rsid w:val="008A4C80"/>
    <w:rsid w:val="008A5EFD"/>
    <w:rsid w:val="008B5588"/>
    <w:rsid w:val="008C0DC6"/>
    <w:rsid w:val="008C11F3"/>
    <w:rsid w:val="008C274D"/>
    <w:rsid w:val="008D133E"/>
    <w:rsid w:val="008D7844"/>
    <w:rsid w:val="008E14C9"/>
    <w:rsid w:val="008E35AE"/>
    <w:rsid w:val="008E4026"/>
    <w:rsid w:val="008F1BD6"/>
    <w:rsid w:val="008F2371"/>
    <w:rsid w:val="008F434D"/>
    <w:rsid w:val="008F4BF9"/>
    <w:rsid w:val="008F7886"/>
    <w:rsid w:val="00903619"/>
    <w:rsid w:val="0090432C"/>
    <w:rsid w:val="00905E29"/>
    <w:rsid w:val="00906114"/>
    <w:rsid w:val="00906C2F"/>
    <w:rsid w:val="00906C54"/>
    <w:rsid w:val="00907536"/>
    <w:rsid w:val="00907D61"/>
    <w:rsid w:val="00907ED9"/>
    <w:rsid w:val="00910DE3"/>
    <w:rsid w:val="00911092"/>
    <w:rsid w:val="00911193"/>
    <w:rsid w:val="0091162F"/>
    <w:rsid w:val="00913CE6"/>
    <w:rsid w:val="00922525"/>
    <w:rsid w:val="00922CCA"/>
    <w:rsid w:val="00923505"/>
    <w:rsid w:val="009248BE"/>
    <w:rsid w:val="00933C7E"/>
    <w:rsid w:val="00935FFD"/>
    <w:rsid w:val="00941C18"/>
    <w:rsid w:val="0095042F"/>
    <w:rsid w:val="00952283"/>
    <w:rsid w:val="009547C8"/>
    <w:rsid w:val="00954BE3"/>
    <w:rsid w:val="00965083"/>
    <w:rsid w:val="00965B99"/>
    <w:rsid w:val="0096748F"/>
    <w:rsid w:val="009674B5"/>
    <w:rsid w:val="00967867"/>
    <w:rsid w:val="009708A8"/>
    <w:rsid w:val="0097220A"/>
    <w:rsid w:val="009761BC"/>
    <w:rsid w:val="00976624"/>
    <w:rsid w:val="0098006A"/>
    <w:rsid w:val="0098295E"/>
    <w:rsid w:val="00986F5B"/>
    <w:rsid w:val="009A3FDB"/>
    <w:rsid w:val="009A4C0E"/>
    <w:rsid w:val="009B4921"/>
    <w:rsid w:val="009B6EC7"/>
    <w:rsid w:val="009C5BD1"/>
    <w:rsid w:val="009C675D"/>
    <w:rsid w:val="009D2E52"/>
    <w:rsid w:val="009D35A6"/>
    <w:rsid w:val="009D40FD"/>
    <w:rsid w:val="009D555D"/>
    <w:rsid w:val="009D710D"/>
    <w:rsid w:val="009E4C33"/>
    <w:rsid w:val="009F131C"/>
    <w:rsid w:val="009F2452"/>
    <w:rsid w:val="009F3035"/>
    <w:rsid w:val="009F44ED"/>
    <w:rsid w:val="009F4580"/>
    <w:rsid w:val="009F7A31"/>
    <w:rsid w:val="00A002D3"/>
    <w:rsid w:val="00A04A26"/>
    <w:rsid w:val="00A0643F"/>
    <w:rsid w:val="00A12379"/>
    <w:rsid w:val="00A12607"/>
    <w:rsid w:val="00A15622"/>
    <w:rsid w:val="00A159B5"/>
    <w:rsid w:val="00A222BA"/>
    <w:rsid w:val="00A23E05"/>
    <w:rsid w:val="00A240D6"/>
    <w:rsid w:val="00A26D2B"/>
    <w:rsid w:val="00A272EA"/>
    <w:rsid w:val="00A3157B"/>
    <w:rsid w:val="00A31C24"/>
    <w:rsid w:val="00A35CFB"/>
    <w:rsid w:val="00A3635A"/>
    <w:rsid w:val="00A370AC"/>
    <w:rsid w:val="00A46E86"/>
    <w:rsid w:val="00A47C33"/>
    <w:rsid w:val="00A5546A"/>
    <w:rsid w:val="00A56360"/>
    <w:rsid w:val="00A61C84"/>
    <w:rsid w:val="00A64208"/>
    <w:rsid w:val="00A65BE9"/>
    <w:rsid w:val="00A71A59"/>
    <w:rsid w:val="00A74DFB"/>
    <w:rsid w:val="00A764DE"/>
    <w:rsid w:val="00A7688E"/>
    <w:rsid w:val="00A801BF"/>
    <w:rsid w:val="00A81B45"/>
    <w:rsid w:val="00A84779"/>
    <w:rsid w:val="00A85F23"/>
    <w:rsid w:val="00A8766E"/>
    <w:rsid w:val="00A9018D"/>
    <w:rsid w:val="00A911BC"/>
    <w:rsid w:val="00A91C16"/>
    <w:rsid w:val="00A92B43"/>
    <w:rsid w:val="00A93C50"/>
    <w:rsid w:val="00A9496F"/>
    <w:rsid w:val="00A9614E"/>
    <w:rsid w:val="00A96FF1"/>
    <w:rsid w:val="00AA1465"/>
    <w:rsid w:val="00AB074F"/>
    <w:rsid w:val="00AB404D"/>
    <w:rsid w:val="00AB782D"/>
    <w:rsid w:val="00AC0C81"/>
    <w:rsid w:val="00AC5470"/>
    <w:rsid w:val="00AC59DC"/>
    <w:rsid w:val="00AC70EB"/>
    <w:rsid w:val="00AE18FF"/>
    <w:rsid w:val="00AE5625"/>
    <w:rsid w:val="00AF1D01"/>
    <w:rsid w:val="00B042D0"/>
    <w:rsid w:val="00B12741"/>
    <w:rsid w:val="00B1570C"/>
    <w:rsid w:val="00B2143E"/>
    <w:rsid w:val="00B21463"/>
    <w:rsid w:val="00B22B1C"/>
    <w:rsid w:val="00B32898"/>
    <w:rsid w:val="00B3461B"/>
    <w:rsid w:val="00B361D4"/>
    <w:rsid w:val="00B40106"/>
    <w:rsid w:val="00B41488"/>
    <w:rsid w:val="00B42382"/>
    <w:rsid w:val="00B46756"/>
    <w:rsid w:val="00B50000"/>
    <w:rsid w:val="00B500CA"/>
    <w:rsid w:val="00B5051F"/>
    <w:rsid w:val="00B56020"/>
    <w:rsid w:val="00B5726F"/>
    <w:rsid w:val="00B64BEF"/>
    <w:rsid w:val="00B66788"/>
    <w:rsid w:val="00B67897"/>
    <w:rsid w:val="00B70771"/>
    <w:rsid w:val="00B709B0"/>
    <w:rsid w:val="00B746D5"/>
    <w:rsid w:val="00B75271"/>
    <w:rsid w:val="00B75835"/>
    <w:rsid w:val="00B75F20"/>
    <w:rsid w:val="00B81CF2"/>
    <w:rsid w:val="00B845BD"/>
    <w:rsid w:val="00B868A0"/>
    <w:rsid w:val="00B86DBA"/>
    <w:rsid w:val="00B909E9"/>
    <w:rsid w:val="00B91413"/>
    <w:rsid w:val="00BA1B7F"/>
    <w:rsid w:val="00BB667E"/>
    <w:rsid w:val="00BC2EE4"/>
    <w:rsid w:val="00BC33E5"/>
    <w:rsid w:val="00BC3473"/>
    <w:rsid w:val="00BC73F0"/>
    <w:rsid w:val="00BD1C54"/>
    <w:rsid w:val="00BD2A90"/>
    <w:rsid w:val="00BD312C"/>
    <w:rsid w:val="00BE29DC"/>
    <w:rsid w:val="00BE39FC"/>
    <w:rsid w:val="00BE6860"/>
    <w:rsid w:val="00BE79E8"/>
    <w:rsid w:val="00BF0518"/>
    <w:rsid w:val="00BF4078"/>
    <w:rsid w:val="00BF666E"/>
    <w:rsid w:val="00BF7C16"/>
    <w:rsid w:val="00C04EA7"/>
    <w:rsid w:val="00C05CB7"/>
    <w:rsid w:val="00C06CB3"/>
    <w:rsid w:val="00C10B0F"/>
    <w:rsid w:val="00C15564"/>
    <w:rsid w:val="00C1722F"/>
    <w:rsid w:val="00C21BD2"/>
    <w:rsid w:val="00C27558"/>
    <w:rsid w:val="00C318A0"/>
    <w:rsid w:val="00C32DBF"/>
    <w:rsid w:val="00C3563B"/>
    <w:rsid w:val="00C37003"/>
    <w:rsid w:val="00C37BAE"/>
    <w:rsid w:val="00C4415C"/>
    <w:rsid w:val="00C44231"/>
    <w:rsid w:val="00C47DBE"/>
    <w:rsid w:val="00C512E4"/>
    <w:rsid w:val="00C517CB"/>
    <w:rsid w:val="00C65061"/>
    <w:rsid w:val="00C656A0"/>
    <w:rsid w:val="00C81477"/>
    <w:rsid w:val="00C818DE"/>
    <w:rsid w:val="00C85E63"/>
    <w:rsid w:val="00C8603C"/>
    <w:rsid w:val="00C92A0B"/>
    <w:rsid w:val="00C94A2F"/>
    <w:rsid w:val="00C95106"/>
    <w:rsid w:val="00CA241D"/>
    <w:rsid w:val="00CA3359"/>
    <w:rsid w:val="00CA6A3C"/>
    <w:rsid w:val="00CA6E59"/>
    <w:rsid w:val="00CA7BDA"/>
    <w:rsid w:val="00CB128E"/>
    <w:rsid w:val="00CB55EB"/>
    <w:rsid w:val="00CB67D8"/>
    <w:rsid w:val="00CB78F2"/>
    <w:rsid w:val="00CC2F30"/>
    <w:rsid w:val="00CC3765"/>
    <w:rsid w:val="00CC7FA7"/>
    <w:rsid w:val="00CD02D8"/>
    <w:rsid w:val="00CD4870"/>
    <w:rsid w:val="00CD7D33"/>
    <w:rsid w:val="00CE0152"/>
    <w:rsid w:val="00CE2BDB"/>
    <w:rsid w:val="00CE3F71"/>
    <w:rsid w:val="00CE7837"/>
    <w:rsid w:val="00CE7886"/>
    <w:rsid w:val="00CE7B3C"/>
    <w:rsid w:val="00CF1354"/>
    <w:rsid w:val="00CF1B98"/>
    <w:rsid w:val="00CF55B3"/>
    <w:rsid w:val="00CF6D10"/>
    <w:rsid w:val="00D07D29"/>
    <w:rsid w:val="00D12DAA"/>
    <w:rsid w:val="00D2226A"/>
    <w:rsid w:val="00D22594"/>
    <w:rsid w:val="00D320C7"/>
    <w:rsid w:val="00D40102"/>
    <w:rsid w:val="00D4116C"/>
    <w:rsid w:val="00D76515"/>
    <w:rsid w:val="00D76DA1"/>
    <w:rsid w:val="00D777A2"/>
    <w:rsid w:val="00D7792D"/>
    <w:rsid w:val="00D843A0"/>
    <w:rsid w:val="00D85745"/>
    <w:rsid w:val="00D86870"/>
    <w:rsid w:val="00D9398B"/>
    <w:rsid w:val="00DA5908"/>
    <w:rsid w:val="00DC272A"/>
    <w:rsid w:val="00DC364C"/>
    <w:rsid w:val="00DC4471"/>
    <w:rsid w:val="00DC45F2"/>
    <w:rsid w:val="00DD4CAF"/>
    <w:rsid w:val="00DE1ACC"/>
    <w:rsid w:val="00DE1AEF"/>
    <w:rsid w:val="00DE44F8"/>
    <w:rsid w:val="00DE7D49"/>
    <w:rsid w:val="00DF189B"/>
    <w:rsid w:val="00DF323D"/>
    <w:rsid w:val="00DF51AB"/>
    <w:rsid w:val="00DF53AD"/>
    <w:rsid w:val="00DF53B9"/>
    <w:rsid w:val="00DF5C55"/>
    <w:rsid w:val="00DF7A47"/>
    <w:rsid w:val="00E01025"/>
    <w:rsid w:val="00E05040"/>
    <w:rsid w:val="00E10B0C"/>
    <w:rsid w:val="00E170FC"/>
    <w:rsid w:val="00E2262E"/>
    <w:rsid w:val="00E44DF1"/>
    <w:rsid w:val="00E46FB5"/>
    <w:rsid w:val="00E50895"/>
    <w:rsid w:val="00E50DCF"/>
    <w:rsid w:val="00E53AC5"/>
    <w:rsid w:val="00E567F3"/>
    <w:rsid w:val="00E56917"/>
    <w:rsid w:val="00E57033"/>
    <w:rsid w:val="00E673BB"/>
    <w:rsid w:val="00E71114"/>
    <w:rsid w:val="00E71B4C"/>
    <w:rsid w:val="00E73352"/>
    <w:rsid w:val="00E76B6B"/>
    <w:rsid w:val="00E9429B"/>
    <w:rsid w:val="00EA009D"/>
    <w:rsid w:val="00EA0E28"/>
    <w:rsid w:val="00EA1262"/>
    <w:rsid w:val="00EA1989"/>
    <w:rsid w:val="00EA2023"/>
    <w:rsid w:val="00EA3249"/>
    <w:rsid w:val="00EA4D9D"/>
    <w:rsid w:val="00EA52EB"/>
    <w:rsid w:val="00EA5ADE"/>
    <w:rsid w:val="00EA73B0"/>
    <w:rsid w:val="00EB5B61"/>
    <w:rsid w:val="00EC112C"/>
    <w:rsid w:val="00EC4169"/>
    <w:rsid w:val="00EC43D8"/>
    <w:rsid w:val="00EC5D2D"/>
    <w:rsid w:val="00ED1301"/>
    <w:rsid w:val="00ED3172"/>
    <w:rsid w:val="00ED31BB"/>
    <w:rsid w:val="00ED766B"/>
    <w:rsid w:val="00EE39A7"/>
    <w:rsid w:val="00EE618E"/>
    <w:rsid w:val="00EE78BC"/>
    <w:rsid w:val="00EF2415"/>
    <w:rsid w:val="00EF4D12"/>
    <w:rsid w:val="00EF5F30"/>
    <w:rsid w:val="00F15231"/>
    <w:rsid w:val="00F1622F"/>
    <w:rsid w:val="00F17459"/>
    <w:rsid w:val="00F20479"/>
    <w:rsid w:val="00F2189D"/>
    <w:rsid w:val="00F22A44"/>
    <w:rsid w:val="00F3405A"/>
    <w:rsid w:val="00F40FD4"/>
    <w:rsid w:val="00F41B48"/>
    <w:rsid w:val="00F445A8"/>
    <w:rsid w:val="00F615BF"/>
    <w:rsid w:val="00F62A91"/>
    <w:rsid w:val="00F62F59"/>
    <w:rsid w:val="00F63918"/>
    <w:rsid w:val="00F66247"/>
    <w:rsid w:val="00F678FC"/>
    <w:rsid w:val="00F704CD"/>
    <w:rsid w:val="00F71435"/>
    <w:rsid w:val="00F72A9C"/>
    <w:rsid w:val="00F80F7D"/>
    <w:rsid w:val="00F874F6"/>
    <w:rsid w:val="00F923F7"/>
    <w:rsid w:val="00F93D4C"/>
    <w:rsid w:val="00F94F15"/>
    <w:rsid w:val="00F958E1"/>
    <w:rsid w:val="00F96C97"/>
    <w:rsid w:val="00FA3A42"/>
    <w:rsid w:val="00FB2F49"/>
    <w:rsid w:val="00FB353D"/>
    <w:rsid w:val="00FB7C21"/>
    <w:rsid w:val="00FC0E64"/>
    <w:rsid w:val="00FC41BE"/>
    <w:rsid w:val="00FD02BA"/>
    <w:rsid w:val="00FD15B2"/>
    <w:rsid w:val="00FD22EF"/>
    <w:rsid w:val="00FD2AEF"/>
    <w:rsid w:val="00FD6A68"/>
    <w:rsid w:val="00FE313A"/>
    <w:rsid w:val="00FF0F48"/>
    <w:rsid w:val="00FF27AB"/>
    <w:rsid w:val="00FF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4B9F6C"/>
  <w15:docId w15:val="{1DE7DEBC-93DE-4E08-9770-0F483968D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457"/>
    <w:rPr>
      <w:rFonts w:eastAsia="Times New Roman"/>
      <w:sz w:val="24"/>
      <w:szCs w:val="24"/>
      <w:lang w:val="uk-UA" w:eastAsia="ja-JP"/>
    </w:rPr>
  </w:style>
  <w:style w:type="paragraph" w:styleId="Heading1">
    <w:name w:val="heading 1"/>
    <w:basedOn w:val="Normal"/>
    <w:next w:val="Normal"/>
    <w:link w:val="Heading1Char"/>
    <w:qFormat/>
    <w:rsid w:val="008109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/>
    </w:rPr>
  </w:style>
  <w:style w:type="paragraph" w:styleId="Heading3">
    <w:name w:val="heading 3"/>
    <w:basedOn w:val="Normal"/>
    <w:next w:val="Normal"/>
    <w:link w:val="Heading3Char"/>
    <w:qFormat/>
    <w:rsid w:val="009D710D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677"/>
        <w:tab w:val="right" w:pos="9355"/>
      </w:tabs>
    </w:pPr>
  </w:style>
  <w:style w:type="paragraph" w:styleId="Footer">
    <w:name w:val="footer"/>
    <w:basedOn w:val="Normal"/>
    <w:semiHidden/>
    <w:pPr>
      <w:tabs>
        <w:tab w:val="center" w:pos="4677"/>
        <w:tab w:val="right" w:pos="9355"/>
      </w:tabs>
    </w:pPr>
  </w:style>
  <w:style w:type="paragraph" w:customStyle="1" w:styleId="a">
    <w:name w:val="Чертежный"/>
    <w:pPr>
      <w:jc w:val="both"/>
    </w:pPr>
    <w:rPr>
      <w:rFonts w:ascii="ISOCPEUR" w:hAnsi="ISOCPEUR"/>
      <w:i/>
      <w:sz w:val="28"/>
      <w:lang w:val="uk-UA"/>
    </w:rPr>
  </w:style>
  <w:style w:type="character" w:styleId="PageNumber">
    <w:name w:val="page number"/>
    <w:basedOn w:val="DefaultParagraphFont"/>
    <w:semiHidden/>
  </w:style>
  <w:style w:type="table" w:styleId="TableGrid">
    <w:name w:val="Table Grid"/>
    <w:basedOn w:val="TableNormal"/>
    <w:uiPriority w:val="59"/>
    <w:rsid w:val="00B66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AA1465"/>
  </w:style>
  <w:style w:type="character" w:styleId="Hyperlink">
    <w:name w:val="Hyperlink"/>
    <w:uiPriority w:val="99"/>
    <w:unhideWhenUsed/>
    <w:rsid w:val="00AA1465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A1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1465"/>
    <w:rPr>
      <w:rFonts w:ascii="Courier New" w:hAnsi="Courier New" w:cs="Courier New"/>
    </w:rPr>
  </w:style>
  <w:style w:type="character" w:customStyle="1" w:styleId="kw2">
    <w:name w:val="kw2"/>
    <w:rsid w:val="00AA1465"/>
  </w:style>
  <w:style w:type="character" w:customStyle="1" w:styleId="br0">
    <w:name w:val="br0"/>
    <w:rsid w:val="00AA1465"/>
  </w:style>
  <w:style w:type="character" w:customStyle="1" w:styleId="sy4">
    <w:name w:val="sy4"/>
    <w:rsid w:val="00AA1465"/>
  </w:style>
  <w:style w:type="character" w:customStyle="1" w:styleId="comulti">
    <w:name w:val="comulti"/>
    <w:rsid w:val="00AA1465"/>
  </w:style>
  <w:style w:type="character" w:customStyle="1" w:styleId="kw4">
    <w:name w:val="kw4"/>
    <w:rsid w:val="00AA1465"/>
  </w:style>
  <w:style w:type="character" w:customStyle="1" w:styleId="co1">
    <w:name w:val="co1"/>
    <w:rsid w:val="008D133E"/>
  </w:style>
  <w:style w:type="character" w:customStyle="1" w:styleId="sy2">
    <w:name w:val="sy2"/>
    <w:rsid w:val="008D133E"/>
  </w:style>
  <w:style w:type="character" w:customStyle="1" w:styleId="sy1">
    <w:name w:val="sy1"/>
    <w:rsid w:val="008D133E"/>
  </w:style>
  <w:style w:type="character" w:customStyle="1" w:styleId="kw3">
    <w:name w:val="kw3"/>
    <w:rsid w:val="008D133E"/>
  </w:style>
  <w:style w:type="character" w:customStyle="1" w:styleId="nu0">
    <w:name w:val="nu0"/>
    <w:rsid w:val="008D133E"/>
  </w:style>
  <w:style w:type="character" w:customStyle="1" w:styleId="st0">
    <w:name w:val="st0"/>
    <w:rsid w:val="008D133E"/>
  </w:style>
  <w:style w:type="character" w:customStyle="1" w:styleId="es5">
    <w:name w:val="es5"/>
    <w:rsid w:val="008D133E"/>
  </w:style>
  <w:style w:type="paragraph" w:styleId="ListParagraph">
    <w:name w:val="List Paragraph"/>
    <w:basedOn w:val="Normal"/>
    <w:uiPriority w:val="34"/>
    <w:qFormat/>
    <w:rsid w:val="004E40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9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9DF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scode">
    <w:name w:val="s_code"/>
    <w:basedOn w:val="DefaultParagraphFont"/>
    <w:rsid w:val="007F7069"/>
  </w:style>
  <w:style w:type="character" w:customStyle="1" w:styleId="spelle">
    <w:name w:val="spelle"/>
    <w:basedOn w:val="DefaultParagraphFont"/>
    <w:rsid w:val="007F7069"/>
  </w:style>
  <w:style w:type="character" w:customStyle="1" w:styleId="grame">
    <w:name w:val="grame"/>
    <w:basedOn w:val="DefaultParagraphFont"/>
    <w:rsid w:val="007F7069"/>
  </w:style>
  <w:style w:type="character" w:styleId="Emphasis">
    <w:name w:val="Emphasis"/>
    <w:qFormat/>
    <w:rsid w:val="005E3725"/>
    <w:rPr>
      <w:i/>
      <w:iCs/>
    </w:rPr>
  </w:style>
  <w:style w:type="paragraph" w:styleId="NormalWeb">
    <w:name w:val="Normal (Web)"/>
    <w:basedOn w:val="Normal"/>
    <w:uiPriority w:val="99"/>
    <w:unhideWhenUsed/>
    <w:rsid w:val="00D40102"/>
    <w:pPr>
      <w:spacing w:before="100" w:beforeAutospacing="1" w:after="100" w:afterAutospacing="1"/>
    </w:pPr>
    <w:rPr>
      <w:lang w:val="ru-RU" w:eastAsia="ru-RU"/>
    </w:rPr>
  </w:style>
  <w:style w:type="character" w:customStyle="1" w:styleId="Heading1Char">
    <w:name w:val="Heading 1 Char"/>
    <w:basedOn w:val="DefaultParagraphFont"/>
    <w:link w:val="Heading1"/>
    <w:rsid w:val="008109C2"/>
    <w:rPr>
      <w:rFonts w:ascii="Arial" w:hAnsi="Arial" w:cs="Arial"/>
      <w:b/>
      <w:bCs/>
      <w:kern w:val="32"/>
      <w:sz w:val="32"/>
      <w:szCs w:val="32"/>
      <w:lang w:val="uk-UA"/>
    </w:rPr>
  </w:style>
  <w:style w:type="paragraph" w:styleId="BodyTextIndent">
    <w:name w:val="Body Text Indent"/>
    <w:basedOn w:val="Normal"/>
    <w:link w:val="BodyTextIndentChar"/>
    <w:rsid w:val="008109C2"/>
    <w:pPr>
      <w:ind w:firstLine="851"/>
    </w:pPr>
    <w:rPr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8109C2"/>
    <w:rPr>
      <w:sz w:val="24"/>
      <w:szCs w:val="24"/>
      <w:lang w:val="uk-UA"/>
    </w:rPr>
  </w:style>
  <w:style w:type="paragraph" w:styleId="NoSpacing">
    <w:name w:val="No Spacing"/>
    <w:uiPriority w:val="1"/>
    <w:qFormat/>
    <w:rsid w:val="005E6DEE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rsid w:val="009D710D"/>
    <w:rPr>
      <w:rFonts w:ascii="Arial" w:hAnsi="Arial" w:cs="Arial"/>
      <w:b/>
      <w:bCs/>
      <w:sz w:val="26"/>
      <w:szCs w:val="26"/>
      <w:lang w:val="uk-UA"/>
    </w:rPr>
  </w:style>
  <w:style w:type="paragraph" w:customStyle="1" w:styleId="a0">
    <w:name w:val="Рисунки"/>
    <w:basedOn w:val="Normal"/>
    <w:rsid w:val="009D710D"/>
    <w:pPr>
      <w:jc w:val="center"/>
    </w:pPr>
    <w:rPr>
      <w:rFonts w:ascii="Arial" w:hAnsi="Arial"/>
      <w:b/>
      <w:kern w:val="28"/>
      <w:sz w:val="16"/>
      <w:lang w:eastAsia="ru-RU"/>
    </w:rPr>
  </w:style>
  <w:style w:type="character" w:styleId="FollowedHyperlink">
    <w:name w:val="FollowedHyperlink"/>
    <w:rsid w:val="001B3F8C"/>
    <w:rPr>
      <w:dstrike w:val="0"/>
      <w:color w:val="auto"/>
      <w:u w:val="none"/>
      <w:vertAlign w:val="baseline"/>
    </w:rPr>
  </w:style>
  <w:style w:type="paragraph" w:customStyle="1" w:styleId="a1">
    <w:name w:val="Таблицы"/>
    <w:basedOn w:val="Normal"/>
    <w:rsid w:val="009D40FD"/>
    <w:pPr>
      <w:jc w:val="center"/>
    </w:pPr>
    <w:rPr>
      <w:rFonts w:ascii="Arial" w:hAnsi="Arial"/>
      <w:sz w:val="18"/>
      <w:lang w:val="ru-RU" w:eastAsia="ru-RU"/>
    </w:rPr>
  </w:style>
  <w:style w:type="paragraph" w:customStyle="1" w:styleId="a2">
    <w:name w:val="Надписи в рисунках"/>
    <w:basedOn w:val="Normal"/>
    <w:rsid w:val="00096498"/>
    <w:pPr>
      <w:jc w:val="center"/>
    </w:pPr>
    <w:rPr>
      <w:rFonts w:ascii="Arial" w:hAnsi="Arial"/>
      <w:sz w:val="16"/>
      <w:lang w:val="ru-RU" w:eastAsia="ru-RU"/>
    </w:rPr>
  </w:style>
  <w:style w:type="paragraph" w:customStyle="1" w:styleId="a3">
    <w:name w:val="Подпись к рисунку"/>
    <w:basedOn w:val="a4"/>
    <w:next w:val="Normal"/>
    <w:rsid w:val="0060519B"/>
    <w:pPr>
      <w:keepNext w:val="0"/>
      <w:widowControl w:val="0"/>
      <w:spacing w:before="100" w:after="100"/>
    </w:pPr>
  </w:style>
  <w:style w:type="paragraph" w:customStyle="1" w:styleId="a4">
    <w:name w:val="Рисунок"/>
    <w:basedOn w:val="Normal"/>
    <w:next w:val="a3"/>
    <w:rsid w:val="0060519B"/>
    <w:pPr>
      <w:keepNext/>
      <w:ind w:firstLine="340"/>
      <w:jc w:val="center"/>
    </w:pPr>
    <w:rPr>
      <w:rFonts w:ascii="Peterburg" w:hAnsi="Peterburg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245CE6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445A8"/>
    <w:rPr>
      <w:color w:val="605E5C"/>
      <w:shd w:val="clear" w:color="auto" w:fill="E1DFDD"/>
    </w:rPr>
  </w:style>
  <w:style w:type="paragraph" w:customStyle="1" w:styleId="Textlab">
    <w:name w:val="Text_lab Знак Знак Знак"/>
    <w:basedOn w:val="Normal"/>
    <w:rsid w:val="00F40FD4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4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9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42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31289001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  <w:div w:id="1079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7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9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4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95613832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dya\Desktop\&#1061;&#1083;&#1072;&#1084;%203%20&#1082;&#1091;&#1088;&#1089;\small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195635-B889-4624-90C2-1C81583E8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</Template>
  <TotalTime>10360</TotalTime>
  <Pages>23</Pages>
  <Words>17664</Words>
  <Characters>10069</Characters>
  <Application>Microsoft Office Word</Application>
  <DocSecurity>0</DocSecurity>
  <Lines>83</Lines>
  <Paragraphs>55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BPC</Company>
  <LinksUpToDate>false</LinksUpToDate>
  <CharactersWithSpaces>27678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Говорадло Дар`я Олегівна</dc:creator>
  <cp:keywords/>
  <dc:description/>
  <cp:lastModifiedBy>Роман Шарковський</cp:lastModifiedBy>
  <cp:revision>27</cp:revision>
  <cp:lastPrinted>2015-03-05T20:32:00Z</cp:lastPrinted>
  <dcterms:created xsi:type="dcterms:W3CDTF">2018-06-18T19:06:00Z</dcterms:created>
  <dcterms:modified xsi:type="dcterms:W3CDTF">2023-04-21T14:23:00Z</dcterms:modified>
</cp:coreProperties>
</file>